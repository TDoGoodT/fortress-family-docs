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C0DA0" w14:textId="7A2644E5" w:rsidR="00123AB9" w:rsidRPr="00033BB6" w:rsidRDefault="000F6B4F" w:rsidP="000F6B4F">
      <w:pPr>
        <w:jc w:val="right"/>
        <w:rPr>
          <w:bCs/>
          <w:color w:val="FF0000"/>
          <w:u w:val="single"/>
          <w:rtl/>
        </w:rPr>
      </w:pPr>
      <w:r w:rsidRPr="00033BB6">
        <w:rPr>
          <w:rFonts w:hint="cs"/>
          <w:bCs/>
          <w:color w:val="FF0000"/>
          <w:u w:val="single"/>
          <w:rtl/>
        </w:rPr>
        <w:t>12.2</w:t>
      </w:r>
      <w:r w:rsidRPr="00033BB6">
        <w:rPr>
          <w:rFonts w:hint="cs"/>
          <w:bCs/>
          <w:color w:val="FF0000"/>
          <w:szCs w:val="32"/>
          <w:u w:val="single"/>
          <w:rtl/>
        </w:rPr>
        <w:t>.</w:t>
      </w:r>
      <w:r w:rsidRPr="00033BB6">
        <w:rPr>
          <w:rFonts w:hint="cs"/>
          <w:bCs/>
          <w:color w:val="FF0000"/>
          <w:u w:val="single"/>
          <w:rtl/>
        </w:rPr>
        <w:t xml:space="preserve">26 לאחר הפגישה אם אייל </w:t>
      </w:r>
      <w:proofErr w:type="spellStart"/>
      <w:r w:rsidRPr="00033BB6">
        <w:rPr>
          <w:rFonts w:hint="cs"/>
          <w:bCs/>
          <w:color w:val="FF0000"/>
          <w:u w:val="single"/>
          <w:rtl/>
        </w:rPr>
        <w:t>ואלרם</w:t>
      </w:r>
      <w:proofErr w:type="spellEnd"/>
    </w:p>
    <w:p w14:paraId="263243B8" w14:textId="77777777" w:rsidR="000F6B4F" w:rsidRDefault="000F6B4F" w:rsidP="004444E9">
      <w:pPr>
        <w:jc w:val="center"/>
        <w:rPr>
          <w:bCs/>
          <w:szCs w:val="32"/>
          <w:u w:val="single"/>
          <w:rtl/>
        </w:rPr>
      </w:pPr>
    </w:p>
    <w:p w14:paraId="5EA6DE97" w14:textId="4E4017C0" w:rsidR="004444E9" w:rsidRPr="00384189" w:rsidRDefault="004444E9" w:rsidP="004444E9">
      <w:pPr>
        <w:jc w:val="center"/>
        <w:rPr>
          <w:bCs/>
          <w:szCs w:val="32"/>
          <w:u w:val="single"/>
          <w:rtl/>
        </w:rPr>
      </w:pPr>
      <w:r w:rsidRPr="00384189">
        <w:rPr>
          <w:bCs/>
          <w:szCs w:val="32"/>
          <w:u w:val="single"/>
          <w:rtl/>
        </w:rPr>
        <w:t>חוזה</w:t>
      </w:r>
      <w:r w:rsidRPr="00384189">
        <w:rPr>
          <w:rFonts w:hint="cs"/>
          <w:bCs/>
          <w:szCs w:val="32"/>
          <w:u w:val="single"/>
          <w:rtl/>
        </w:rPr>
        <w:t xml:space="preserve"> </w:t>
      </w:r>
      <w:r>
        <w:rPr>
          <w:rFonts w:hint="cs"/>
          <w:bCs/>
          <w:szCs w:val="32"/>
          <w:u w:val="single"/>
          <w:rtl/>
        </w:rPr>
        <w:t xml:space="preserve">לביצוע עבודות </w:t>
      </w:r>
      <w:r w:rsidR="009A4F81">
        <w:rPr>
          <w:rFonts w:hint="cs"/>
          <w:bCs/>
          <w:szCs w:val="32"/>
          <w:u w:val="single"/>
          <w:rtl/>
        </w:rPr>
        <w:t>שיפוץ</w:t>
      </w:r>
      <w:r w:rsidR="003A266C">
        <w:rPr>
          <w:rFonts w:hint="cs"/>
          <w:bCs/>
          <w:szCs w:val="32"/>
          <w:u w:val="single"/>
          <w:rtl/>
        </w:rPr>
        <w:t xml:space="preserve"> </w:t>
      </w:r>
    </w:p>
    <w:p w14:paraId="42B63AB2" w14:textId="77777777" w:rsidR="004444E9" w:rsidRDefault="004444E9" w:rsidP="004444E9">
      <w:pPr>
        <w:jc w:val="center"/>
        <w:rPr>
          <w:bCs/>
          <w:szCs w:val="32"/>
          <w:u w:val="single"/>
          <w:rtl/>
        </w:rPr>
      </w:pPr>
    </w:p>
    <w:p w14:paraId="7A2A931A" w14:textId="77777777" w:rsidR="00A10C63" w:rsidRDefault="00A10C63" w:rsidP="004444E9">
      <w:pPr>
        <w:jc w:val="center"/>
        <w:rPr>
          <w:bCs/>
          <w:rtl/>
        </w:rPr>
      </w:pPr>
    </w:p>
    <w:p w14:paraId="770227A8" w14:textId="77777777" w:rsidR="00A10C63" w:rsidRDefault="00A10C63" w:rsidP="004444E9">
      <w:pPr>
        <w:jc w:val="center"/>
        <w:rPr>
          <w:bCs/>
          <w:rtl/>
        </w:rPr>
      </w:pPr>
    </w:p>
    <w:p w14:paraId="3FE4CC96" w14:textId="77777777" w:rsidR="00A10C63" w:rsidRDefault="00A10C63" w:rsidP="004444E9">
      <w:pPr>
        <w:jc w:val="center"/>
        <w:rPr>
          <w:bCs/>
          <w:rtl/>
        </w:rPr>
      </w:pPr>
    </w:p>
    <w:p w14:paraId="63F69175" w14:textId="2BD28B06" w:rsidR="004444E9" w:rsidRDefault="004444E9" w:rsidP="004444E9">
      <w:pPr>
        <w:jc w:val="center"/>
        <w:rPr>
          <w:bCs/>
          <w:rtl/>
        </w:rPr>
      </w:pPr>
      <w:r>
        <w:rPr>
          <w:bCs/>
          <w:rtl/>
        </w:rPr>
        <w:t>שנערך ונחתם ב</w:t>
      </w:r>
      <w:r>
        <w:rPr>
          <w:rFonts w:hint="cs"/>
          <w:bCs/>
          <w:u w:val="single"/>
          <w:rtl/>
        </w:rPr>
        <w:tab/>
      </w:r>
      <w:r>
        <w:rPr>
          <w:rFonts w:hint="cs"/>
          <w:bCs/>
          <w:u w:val="single"/>
          <w:rtl/>
        </w:rPr>
        <w:tab/>
      </w:r>
      <w:r>
        <w:rPr>
          <w:rFonts w:hint="cs"/>
          <w:bCs/>
          <w:u w:val="single"/>
          <w:rtl/>
        </w:rPr>
        <w:tab/>
      </w:r>
      <w:r>
        <w:rPr>
          <w:bCs/>
          <w:rtl/>
        </w:rPr>
        <w:t>, ביום</w:t>
      </w:r>
      <w:r>
        <w:rPr>
          <w:bCs/>
          <w:u w:val="single"/>
          <w:rtl/>
        </w:rPr>
        <w:t xml:space="preserve">   </w:t>
      </w:r>
      <w:r w:rsidR="00235642">
        <w:rPr>
          <w:rFonts w:hint="cs"/>
          <w:bCs/>
          <w:u w:val="single"/>
          <w:rtl/>
        </w:rPr>
        <w:t xml:space="preserve">        </w:t>
      </w:r>
      <w:r>
        <w:rPr>
          <w:bCs/>
          <w:u w:val="single"/>
          <w:rtl/>
        </w:rPr>
        <w:t xml:space="preserve">  </w:t>
      </w:r>
      <w:r>
        <w:rPr>
          <w:bCs/>
          <w:rtl/>
        </w:rPr>
        <w:t xml:space="preserve">לחודש </w:t>
      </w:r>
      <w:r w:rsidR="00B044E4">
        <w:rPr>
          <w:rFonts w:hint="cs"/>
          <w:bCs/>
          <w:rtl/>
        </w:rPr>
        <w:t>ינואר</w:t>
      </w:r>
      <w:r w:rsidR="00B04881">
        <w:rPr>
          <w:rFonts w:hint="cs"/>
          <w:bCs/>
          <w:rtl/>
        </w:rPr>
        <w:t>,</w:t>
      </w:r>
      <w:r>
        <w:rPr>
          <w:bCs/>
          <w:rtl/>
        </w:rPr>
        <w:t xml:space="preserve"> </w:t>
      </w:r>
      <w:r w:rsidR="00B044E4">
        <w:rPr>
          <w:bCs/>
        </w:rPr>
        <w:t>2026</w:t>
      </w:r>
    </w:p>
    <w:p w14:paraId="05372AB2" w14:textId="77777777" w:rsidR="004444E9" w:rsidRDefault="004444E9" w:rsidP="004444E9">
      <w:pPr>
        <w:jc w:val="center"/>
        <w:rPr>
          <w:rtl/>
        </w:rPr>
      </w:pPr>
    </w:p>
    <w:p w14:paraId="306DA570" w14:textId="77777777" w:rsidR="004444E9" w:rsidRDefault="004444E9" w:rsidP="004444E9">
      <w:pPr>
        <w:jc w:val="center"/>
        <w:rPr>
          <w:rtl/>
        </w:rPr>
      </w:pPr>
    </w:p>
    <w:p w14:paraId="79708B0E" w14:textId="7F88ED29" w:rsidR="004444E9" w:rsidRDefault="004444E9" w:rsidP="00D10E11">
      <w:pPr>
        <w:ind w:firstLine="360"/>
        <w:jc w:val="left"/>
        <w:rPr>
          <w:bCs/>
          <w:rtl/>
        </w:rPr>
      </w:pPr>
      <w:r>
        <w:rPr>
          <w:bCs/>
          <w:rtl/>
        </w:rPr>
        <w:t xml:space="preserve">ב י ן </w:t>
      </w:r>
    </w:p>
    <w:p w14:paraId="6D93A254" w14:textId="77777777" w:rsidR="004444E9" w:rsidRDefault="004444E9" w:rsidP="009065DF">
      <w:pPr>
        <w:jc w:val="left"/>
        <w:rPr>
          <w:rtl/>
        </w:rPr>
      </w:pPr>
    </w:p>
    <w:p w14:paraId="133C169D" w14:textId="247DCC52" w:rsidR="004444E9" w:rsidRDefault="00B04881" w:rsidP="009065DF">
      <w:pPr>
        <w:pStyle w:val="ListParagraph"/>
        <w:numPr>
          <w:ilvl w:val="0"/>
          <w:numId w:val="10"/>
        </w:numPr>
        <w:jc w:val="left"/>
        <w:rPr>
          <w:b/>
          <w:bCs/>
        </w:rPr>
      </w:pPr>
      <w:r>
        <w:rPr>
          <w:rFonts w:hint="cs"/>
          <w:b/>
          <w:bCs/>
          <w:rtl/>
        </w:rPr>
        <w:t>שגב בן צור</w:t>
      </w:r>
    </w:p>
    <w:p w14:paraId="24764C03" w14:textId="3D8F431E" w:rsidR="009065DF" w:rsidRDefault="009065DF" w:rsidP="009065DF">
      <w:pPr>
        <w:pStyle w:val="ListParagraph"/>
        <w:numPr>
          <w:ilvl w:val="0"/>
          <w:numId w:val="10"/>
        </w:numPr>
        <w:jc w:val="left"/>
        <w:rPr>
          <w:b/>
          <w:bCs/>
        </w:rPr>
      </w:pPr>
      <w:r>
        <w:rPr>
          <w:rFonts w:hint="cs"/>
          <w:b/>
          <w:bCs/>
          <w:rtl/>
        </w:rPr>
        <w:t>חן אורן בן צור</w:t>
      </w:r>
    </w:p>
    <w:p w14:paraId="162206BE" w14:textId="77777777" w:rsidR="009065DF" w:rsidRPr="00B04881" w:rsidRDefault="009065DF" w:rsidP="009065DF">
      <w:pPr>
        <w:pStyle w:val="ListParagraph"/>
        <w:jc w:val="left"/>
        <w:rPr>
          <w:b/>
          <w:bCs/>
          <w:rtl/>
        </w:rPr>
      </w:pPr>
    </w:p>
    <w:p w14:paraId="1CCEB3E5" w14:textId="49CFA239" w:rsidR="00C83F49" w:rsidRDefault="00D10E11" w:rsidP="005F4640">
      <w:pPr>
        <w:ind w:firstLine="360"/>
        <w:jc w:val="left"/>
        <w:rPr>
          <w:rtl/>
        </w:rPr>
      </w:pPr>
      <w:r>
        <w:rPr>
          <w:rFonts w:hint="cs"/>
          <w:rtl/>
        </w:rPr>
        <w:t xml:space="preserve"> </w:t>
      </w:r>
      <w:r w:rsidR="009065DF">
        <w:rPr>
          <w:rFonts w:hint="cs"/>
          <w:rtl/>
        </w:rPr>
        <w:t>מרחוב אהוד מנור 24, רעננה</w:t>
      </w:r>
    </w:p>
    <w:p w14:paraId="1D519652" w14:textId="111CCA89" w:rsidR="004444E9" w:rsidRDefault="004444E9" w:rsidP="005F4640">
      <w:pPr>
        <w:tabs>
          <w:tab w:val="left" w:pos="6240"/>
        </w:tabs>
        <w:spacing w:line="240" w:lineRule="atLeast"/>
        <w:ind w:left="430"/>
        <w:rPr>
          <w:rtl/>
        </w:rPr>
      </w:pPr>
      <w:r>
        <w:rPr>
          <w:rtl/>
        </w:rPr>
        <w:t>(</w:t>
      </w:r>
      <w:r w:rsidR="005F4640">
        <w:rPr>
          <w:rFonts w:hint="cs"/>
          <w:rtl/>
        </w:rPr>
        <w:t xml:space="preserve">שניהם יחד, יכונו </w:t>
      </w:r>
      <w:r>
        <w:rPr>
          <w:rtl/>
        </w:rPr>
        <w:t xml:space="preserve">להלן: </w:t>
      </w:r>
      <w:r>
        <w:rPr>
          <w:bCs/>
          <w:rtl/>
        </w:rPr>
        <w:t>"המזמין"</w:t>
      </w:r>
      <w:r>
        <w:rPr>
          <w:rtl/>
        </w:rPr>
        <w:t>)</w:t>
      </w:r>
    </w:p>
    <w:p w14:paraId="5E008082" w14:textId="77777777" w:rsidR="004444E9" w:rsidRDefault="004444E9" w:rsidP="00B81A61">
      <w:pPr>
        <w:tabs>
          <w:tab w:val="left" w:pos="9480"/>
        </w:tabs>
        <w:spacing w:line="240" w:lineRule="atLeast"/>
        <w:ind w:left="7810"/>
        <w:jc w:val="left"/>
        <w:rPr>
          <w:bCs/>
          <w:u w:val="single"/>
          <w:rtl/>
        </w:rPr>
      </w:pPr>
      <w:r>
        <w:rPr>
          <w:bCs/>
          <w:u w:val="single"/>
          <w:rtl/>
        </w:rPr>
        <w:t>מצד אחד</w:t>
      </w:r>
    </w:p>
    <w:p w14:paraId="544EE852" w14:textId="77777777" w:rsidR="004444E9" w:rsidRDefault="004444E9" w:rsidP="009065DF">
      <w:pPr>
        <w:tabs>
          <w:tab w:val="left" w:pos="9480"/>
        </w:tabs>
        <w:spacing w:line="240" w:lineRule="atLeast"/>
        <w:ind w:left="6360"/>
        <w:jc w:val="left"/>
        <w:rPr>
          <w:rtl/>
        </w:rPr>
      </w:pPr>
    </w:p>
    <w:p w14:paraId="72337D9C" w14:textId="77777777" w:rsidR="004444E9" w:rsidRDefault="004444E9" w:rsidP="009065DF">
      <w:pPr>
        <w:tabs>
          <w:tab w:val="left" w:pos="9480"/>
        </w:tabs>
        <w:spacing w:line="240" w:lineRule="atLeast"/>
        <w:ind w:left="6360"/>
        <w:jc w:val="left"/>
        <w:rPr>
          <w:rtl/>
        </w:rPr>
      </w:pPr>
    </w:p>
    <w:p w14:paraId="3C66B21F" w14:textId="5BD06C90" w:rsidR="004444E9" w:rsidRDefault="00D10E11" w:rsidP="00D10E11">
      <w:pPr>
        <w:jc w:val="left"/>
        <w:rPr>
          <w:bCs/>
          <w:rtl/>
        </w:rPr>
      </w:pPr>
      <w:r>
        <w:rPr>
          <w:rFonts w:hint="cs"/>
          <w:bCs/>
          <w:rtl/>
        </w:rPr>
        <w:t xml:space="preserve">       </w:t>
      </w:r>
      <w:r w:rsidR="004444E9">
        <w:rPr>
          <w:bCs/>
          <w:rtl/>
        </w:rPr>
        <w:t xml:space="preserve">ל ב י ן </w:t>
      </w:r>
    </w:p>
    <w:p w14:paraId="4ACC3131" w14:textId="11468E1E" w:rsidR="004444E9" w:rsidRDefault="001C533E" w:rsidP="00D10E11">
      <w:pPr>
        <w:tabs>
          <w:tab w:val="left" w:pos="3120"/>
        </w:tabs>
        <w:spacing w:line="240" w:lineRule="atLeast"/>
        <w:ind w:left="340"/>
        <w:jc w:val="left"/>
        <w:rPr>
          <w:rtl/>
        </w:rPr>
      </w:pPr>
      <w:proofErr w:type="spellStart"/>
      <w:r>
        <w:rPr>
          <w:rFonts w:hint="cs"/>
          <w:rtl/>
        </w:rPr>
        <w:t>י.ה.ב</w:t>
      </w:r>
      <w:proofErr w:type="spellEnd"/>
      <w:r>
        <w:rPr>
          <w:rFonts w:hint="cs"/>
          <w:rtl/>
        </w:rPr>
        <w:t xml:space="preserve"> רג׳ואן יזמות בנייה ושיפוצים בע״מ</w:t>
      </w:r>
      <w:r w:rsidR="00B81A61">
        <w:rPr>
          <w:rFonts w:hint="cs"/>
          <w:rtl/>
        </w:rPr>
        <w:t xml:space="preserve">, </w:t>
      </w:r>
      <w:r w:rsidR="00D24ACE">
        <w:rPr>
          <w:rFonts w:hint="cs"/>
          <w:rtl/>
        </w:rPr>
        <w:t xml:space="preserve"> </w:t>
      </w:r>
      <w:proofErr w:type="spellStart"/>
      <w:r w:rsidR="00D24ACE">
        <w:rPr>
          <w:rFonts w:hint="cs"/>
          <w:rtl/>
        </w:rPr>
        <w:t>ח"פ</w:t>
      </w:r>
      <w:proofErr w:type="spellEnd"/>
      <w:r w:rsidR="00D24ACE">
        <w:rPr>
          <w:rFonts w:hint="cs"/>
          <w:rtl/>
        </w:rPr>
        <w:t xml:space="preserve">  </w:t>
      </w:r>
      <w:r>
        <w:rPr>
          <w:rFonts w:hint="cs"/>
          <w:rtl/>
        </w:rPr>
        <w:t>516919180</w:t>
      </w:r>
    </w:p>
    <w:p w14:paraId="7BAEF71E" w14:textId="77777777" w:rsidR="00D10E11" w:rsidRDefault="00D10E11" w:rsidP="00D10E11">
      <w:pPr>
        <w:tabs>
          <w:tab w:val="left" w:pos="3120"/>
        </w:tabs>
        <w:spacing w:line="240" w:lineRule="atLeast"/>
        <w:ind w:left="340"/>
        <w:jc w:val="left"/>
        <w:rPr>
          <w:rtl/>
        </w:rPr>
      </w:pPr>
    </w:p>
    <w:p w14:paraId="62CBEF9B" w14:textId="337C9DCE" w:rsidR="00D24ACE" w:rsidRDefault="00D24ACE" w:rsidP="00D10E11">
      <w:pPr>
        <w:tabs>
          <w:tab w:val="left" w:pos="3120"/>
        </w:tabs>
        <w:spacing w:line="240" w:lineRule="atLeast"/>
        <w:ind w:left="340"/>
        <w:jc w:val="left"/>
        <w:rPr>
          <w:rtl/>
        </w:rPr>
      </w:pPr>
      <w:r>
        <w:rPr>
          <w:rFonts w:hint="cs"/>
          <w:rtl/>
        </w:rPr>
        <w:t>מרחוב</w:t>
      </w:r>
      <w:r w:rsidR="00D10E11">
        <w:rPr>
          <w:rFonts w:hint="cs"/>
          <w:rtl/>
        </w:rPr>
        <w:t xml:space="preserve"> </w:t>
      </w:r>
      <w:r w:rsidR="001C533E">
        <w:rPr>
          <w:rFonts w:hint="cs"/>
          <w:rtl/>
        </w:rPr>
        <w:t xml:space="preserve">דרך </w:t>
      </w:r>
      <w:proofErr w:type="spellStart"/>
      <w:r w:rsidR="001C533E">
        <w:rPr>
          <w:rFonts w:hint="cs"/>
          <w:rtl/>
        </w:rPr>
        <w:t>אילות</w:t>
      </w:r>
      <w:proofErr w:type="spellEnd"/>
      <w:r w:rsidR="001C533E">
        <w:rPr>
          <w:rFonts w:hint="cs"/>
          <w:rtl/>
        </w:rPr>
        <w:t xml:space="preserve"> 14, גני תקווה</w:t>
      </w:r>
    </w:p>
    <w:p w14:paraId="72597FF0" w14:textId="714AA348" w:rsidR="004444E9" w:rsidRDefault="00D10E11" w:rsidP="00D10E11">
      <w:pPr>
        <w:tabs>
          <w:tab w:val="left" w:pos="6240"/>
        </w:tabs>
        <w:spacing w:line="240" w:lineRule="atLeast"/>
        <w:ind w:left="340"/>
        <w:jc w:val="left"/>
        <w:rPr>
          <w:rtl/>
        </w:rPr>
      </w:pPr>
      <w:r>
        <w:rPr>
          <w:rFonts w:hint="cs"/>
          <w:rtl/>
        </w:rPr>
        <w:t>(</w:t>
      </w:r>
      <w:r w:rsidR="004444E9">
        <w:rPr>
          <w:rtl/>
        </w:rPr>
        <w:t>להלן</w:t>
      </w:r>
      <w:r w:rsidR="000D36AA">
        <w:rPr>
          <w:rFonts w:hint="cs"/>
          <w:rtl/>
        </w:rPr>
        <w:t xml:space="preserve"> </w:t>
      </w:r>
      <w:r w:rsidR="004444E9">
        <w:rPr>
          <w:rtl/>
        </w:rPr>
        <w:t xml:space="preserve">: </w:t>
      </w:r>
      <w:r w:rsidR="004444E9">
        <w:rPr>
          <w:bCs/>
          <w:rtl/>
        </w:rPr>
        <w:t>"הקבלן"</w:t>
      </w:r>
      <w:r w:rsidR="004444E9">
        <w:rPr>
          <w:rtl/>
        </w:rPr>
        <w:t>)</w:t>
      </w:r>
    </w:p>
    <w:p w14:paraId="6E8E19B7" w14:textId="6AD0ACCA" w:rsidR="004444E9" w:rsidRDefault="004444E9" w:rsidP="00B81A61">
      <w:pPr>
        <w:tabs>
          <w:tab w:val="left" w:pos="9480"/>
        </w:tabs>
        <w:spacing w:line="240" w:lineRule="atLeast"/>
        <w:ind w:left="7810"/>
        <w:rPr>
          <w:bCs/>
          <w:u w:val="single"/>
          <w:rtl/>
        </w:rPr>
      </w:pPr>
      <w:r>
        <w:rPr>
          <w:bCs/>
          <w:u w:val="single"/>
          <w:rtl/>
        </w:rPr>
        <w:t>מצד שני</w:t>
      </w:r>
    </w:p>
    <w:p w14:paraId="6281B0CD" w14:textId="24688636" w:rsidR="00557408" w:rsidRDefault="00557408" w:rsidP="004444E9">
      <w:pPr>
        <w:tabs>
          <w:tab w:val="left" w:pos="9480"/>
        </w:tabs>
        <w:spacing w:line="240" w:lineRule="atLeast"/>
        <w:ind w:left="6360"/>
        <w:jc w:val="right"/>
        <w:rPr>
          <w:bCs/>
          <w:u w:val="single"/>
          <w:rtl/>
        </w:rPr>
      </w:pPr>
    </w:p>
    <w:p w14:paraId="58F18202" w14:textId="44157000" w:rsidR="00557408" w:rsidRDefault="00557408" w:rsidP="004444E9">
      <w:pPr>
        <w:tabs>
          <w:tab w:val="left" w:pos="9480"/>
        </w:tabs>
        <w:spacing w:line="240" w:lineRule="atLeast"/>
        <w:ind w:left="6360"/>
        <w:jc w:val="right"/>
        <w:rPr>
          <w:bCs/>
          <w:u w:val="single"/>
          <w:rtl/>
        </w:rPr>
      </w:pPr>
    </w:p>
    <w:p w14:paraId="057691B6" w14:textId="77777777" w:rsidR="00557408" w:rsidRDefault="00557408" w:rsidP="004444E9">
      <w:pPr>
        <w:tabs>
          <w:tab w:val="left" w:pos="9480"/>
        </w:tabs>
        <w:spacing w:line="240" w:lineRule="atLeast"/>
        <w:ind w:left="6360"/>
        <w:jc w:val="right"/>
        <w:rPr>
          <w:bCs/>
          <w:u w:val="single"/>
          <w:rtl/>
        </w:rPr>
      </w:pPr>
    </w:p>
    <w:p w14:paraId="5C7D6150" w14:textId="77777777" w:rsidR="004444E9" w:rsidRDefault="004444E9" w:rsidP="004444E9">
      <w:pPr>
        <w:tabs>
          <w:tab w:val="left" w:pos="9480"/>
        </w:tabs>
        <w:spacing w:line="240" w:lineRule="atLeast"/>
        <w:ind w:left="6360"/>
        <w:jc w:val="right"/>
        <w:rPr>
          <w:u w:val="single"/>
          <w:rtl/>
        </w:rPr>
      </w:pPr>
    </w:p>
    <w:tbl>
      <w:tblPr>
        <w:bidiVisual/>
        <w:tblW w:w="9286" w:type="dxa"/>
        <w:tblLayout w:type="fixed"/>
        <w:tblLook w:val="0000" w:firstRow="0" w:lastRow="0" w:firstColumn="0" w:lastColumn="0" w:noHBand="0" w:noVBand="0"/>
      </w:tblPr>
      <w:tblGrid>
        <w:gridCol w:w="1381"/>
        <w:gridCol w:w="7905"/>
      </w:tblGrid>
      <w:tr w:rsidR="004444E9" w14:paraId="6B39785D" w14:textId="77777777" w:rsidTr="00F75B38">
        <w:tc>
          <w:tcPr>
            <w:tcW w:w="1381" w:type="dxa"/>
          </w:tcPr>
          <w:p w14:paraId="510B2030" w14:textId="77777777" w:rsidR="004444E9" w:rsidRDefault="004444E9" w:rsidP="00111213">
            <w:pPr>
              <w:tabs>
                <w:tab w:val="left" w:pos="9480"/>
              </w:tabs>
              <w:spacing w:line="240" w:lineRule="atLeast"/>
              <w:rPr>
                <w:b/>
                <w:bCs/>
                <w:rtl/>
              </w:rPr>
            </w:pPr>
            <w:r>
              <w:rPr>
                <w:b/>
                <w:bCs/>
                <w:rtl/>
              </w:rPr>
              <w:t>הואיל:</w:t>
            </w:r>
          </w:p>
        </w:tc>
        <w:tc>
          <w:tcPr>
            <w:tcW w:w="7905" w:type="dxa"/>
          </w:tcPr>
          <w:p w14:paraId="2CCB5BC0" w14:textId="51A5850D" w:rsidR="004444E9" w:rsidRDefault="004444E9" w:rsidP="004444E9">
            <w:pPr>
              <w:pStyle w:val="NormalE"/>
              <w:tabs>
                <w:tab w:val="left" w:pos="9480"/>
              </w:tabs>
              <w:bidi/>
              <w:spacing w:line="240" w:lineRule="atLeast"/>
              <w:jc w:val="both"/>
              <w:rPr>
                <w:rtl/>
              </w:rPr>
            </w:pPr>
            <w:r>
              <w:rPr>
                <w:rtl/>
              </w:rPr>
              <w:t>והמזמין ה</w:t>
            </w:r>
            <w:r w:rsidR="00D10E11">
              <w:rPr>
                <w:rFonts w:hint="cs"/>
                <w:rtl/>
              </w:rPr>
              <w:t>י</w:t>
            </w:r>
            <w:r>
              <w:rPr>
                <w:rFonts w:hint="cs"/>
                <w:rtl/>
              </w:rPr>
              <w:t xml:space="preserve">נו </w:t>
            </w:r>
            <w:r w:rsidR="00D10E11">
              <w:rPr>
                <w:rFonts w:hint="cs"/>
                <w:rtl/>
              </w:rPr>
              <w:t xml:space="preserve">בעליה של דירת המגורים </w:t>
            </w:r>
            <w:r w:rsidR="00CD7C7F">
              <w:rPr>
                <w:rFonts w:hint="cs"/>
                <w:rtl/>
              </w:rPr>
              <w:t xml:space="preserve">המצויה </w:t>
            </w:r>
            <w:r>
              <w:rPr>
                <w:rFonts w:hint="cs"/>
                <w:rtl/>
              </w:rPr>
              <w:t>ב</w:t>
            </w:r>
            <w:r w:rsidR="00CD7C7F">
              <w:rPr>
                <w:rFonts w:hint="cs"/>
                <w:rtl/>
              </w:rPr>
              <w:t>קומה ג' ב</w:t>
            </w:r>
            <w:r>
              <w:rPr>
                <w:rFonts w:hint="cs"/>
                <w:rtl/>
              </w:rPr>
              <w:t>רח</w:t>
            </w:r>
            <w:r w:rsidR="00CD7C7F">
              <w:rPr>
                <w:rFonts w:hint="cs"/>
                <w:rtl/>
              </w:rPr>
              <w:t>וב קצין 5,</w:t>
            </w:r>
            <w:r>
              <w:rPr>
                <w:rFonts w:hint="cs"/>
                <w:rtl/>
              </w:rPr>
              <w:t xml:space="preserve"> </w:t>
            </w:r>
            <w:r w:rsidR="00E70E13">
              <w:rPr>
                <w:rFonts w:hint="cs"/>
                <w:rtl/>
              </w:rPr>
              <w:t>רעננה</w:t>
            </w:r>
            <w:r>
              <w:rPr>
                <w:rFonts w:hint="cs"/>
                <w:rtl/>
              </w:rPr>
              <w:t xml:space="preserve"> הידוע</w:t>
            </w:r>
            <w:r w:rsidR="00CD7C7F">
              <w:rPr>
                <w:rFonts w:hint="cs"/>
                <w:rtl/>
              </w:rPr>
              <w:t>ה</w:t>
            </w:r>
            <w:r>
              <w:rPr>
                <w:rFonts w:hint="cs"/>
                <w:rtl/>
              </w:rPr>
              <w:t xml:space="preserve"> גם כ</w:t>
            </w:r>
            <w:r w:rsidR="00F924AE">
              <w:rPr>
                <w:rFonts w:hint="cs"/>
                <w:rtl/>
              </w:rPr>
              <w:t>תת</w:t>
            </w:r>
            <w:r w:rsidR="00706393">
              <w:rPr>
                <w:rFonts w:hint="cs"/>
                <w:rtl/>
              </w:rPr>
              <w:t>-</w:t>
            </w:r>
            <w:r>
              <w:rPr>
                <w:rFonts w:hint="cs"/>
                <w:rtl/>
              </w:rPr>
              <w:t xml:space="preserve">חלקה </w:t>
            </w:r>
            <w:r w:rsidR="008220E0">
              <w:rPr>
                <w:rFonts w:hint="cs"/>
                <w:rtl/>
              </w:rPr>
              <w:t>_____</w:t>
            </w:r>
            <w:r w:rsidR="007A0B23">
              <w:rPr>
                <w:rFonts w:hint="cs"/>
                <w:rtl/>
              </w:rPr>
              <w:t xml:space="preserve">בגוש </w:t>
            </w:r>
            <w:r w:rsidR="008220E0">
              <w:rPr>
                <w:rFonts w:hint="cs"/>
                <w:rtl/>
              </w:rPr>
              <w:t>______</w:t>
            </w:r>
            <w:r>
              <w:rPr>
                <w:rFonts w:hint="cs"/>
                <w:rtl/>
              </w:rPr>
              <w:t xml:space="preserve"> (להלן </w:t>
            </w:r>
            <w:r>
              <w:rPr>
                <w:rtl/>
              </w:rPr>
              <w:t>–</w:t>
            </w:r>
            <w:r>
              <w:rPr>
                <w:rFonts w:hint="cs"/>
                <w:rtl/>
              </w:rPr>
              <w:t xml:space="preserve"> </w:t>
            </w:r>
            <w:r w:rsidR="00706393" w:rsidRPr="00706393">
              <w:rPr>
                <w:rFonts w:hint="cs"/>
                <w:b/>
                <w:bCs/>
                <w:rtl/>
              </w:rPr>
              <w:t>"הדירה"</w:t>
            </w:r>
            <w:r w:rsidR="00706393">
              <w:rPr>
                <w:rFonts w:hint="cs"/>
                <w:rtl/>
              </w:rPr>
              <w:t xml:space="preserve"> או </w:t>
            </w:r>
            <w:r>
              <w:rPr>
                <w:rFonts w:hint="cs"/>
                <w:rtl/>
              </w:rPr>
              <w:t>"</w:t>
            </w:r>
            <w:r w:rsidRPr="00F4333E">
              <w:rPr>
                <w:rFonts w:hint="cs"/>
                <w:b/>
                <w:bCs/>
                <w:rtl/>
              </w:rPr>
              <w:t>המ</w:t>
            </w:r>
            <w:r>
              <w:rPr>
                <w:rFonts w:hint="cs"/>
                <w:b/>
                <w:bCs/>
                <w:rtl/>
              </w:rPr>
              <w:t>קרקעין</w:t>
            </w:r>
            <w:r>
              <w:rPr>
                <w:rFonts w:hint="cs"/>
                <w:rtl/>
              </w:rPr>
              <w:t>");</w:t>
            </w:r>
          </w:p>
          <w:p w14:paraId="26AD8E51" w14:textId="77777777" w:rsidR="004444E9" w:rsidRDefault="004444E9" w:rsidP="00111213">
            <w:pPr>
              <w:pStyle w:val="NormalE"/>
              <w:tabs>
                <w:tab w:val="left" w:pos="9480"/>
              </w:tabs>
              <w:bidi/>
              <w:spacing w:line="240" w:lineRule="atLeast"/>
              <w:jc w:val="both"/>
              <w:rPr>
                <w:rtl/>
              </w:rPr>
            </w:pPr>
          </w:p>
        </w:tc>
      </w:tr>
      <w:tr w:rsidR="004444E9" w14:paraId="0AF509CF" w14:textId="77777777" w:rsidTr="00F75B38">
        <w:tc>
          <w:tcPr>
            <w:tcW w:w="1381" w:type="dxa"/>
          </w:tcPr>
          <w:p w14:paraId="16CB77CE" w14:textId="77777777" w:rsidR="004444E9" w:rsidRDefault="004444E9" w:rsidP="00111213">
            <w:pPr>
              <w:tabs>
                <w:tab w:val="left" w:pos="9480"/>
              </w:tabs>
              <w:spacing w:line="240" w:lineRule="atLeast"/>
              <w:rPr>
                <w:b/>
                <w:bCs/>
                <w:rtl/>
              </w:rPr>
            </w:pPr>
            <w:r>
              <w:rPr>
                <w:rFonts w:hint="cs"/>
                <w:b/>
                <w:bCs/>
                <w:rtl/>
              </w:rPr>
              <w:t>והואיל:</w:t>
            </w:r>
          </w:p>
        </w:tc>
        <w:tc>
          <w:tcPr>
            <w:tcW w:w="7905" w:type="dxa"/>
          </w:tcPr>
          <w:p w14:paraId="4CE8E533" w14:textId="562A9757" w:rsidR="004444E9" w:rsidRDefault="004444E9" w:rsidP="004444E9">
            <w:pPr>
              <w:pStyle w:val="NormalE"/>
              <w:tabs>
                <w:tab w:val="left" w:pos="9480"/>
              </w:tabs>
              <w:bidi/>
              <w:spacing w:line="240" w:lineRule="atLeast"/>
              <w:jc w:val="both"/>
              <w:rPr>
                <w:rtl/>
              </w:rPr>
            </w:pPr>
            <w:r>
              <w:rPr>
                <w:rtl/>
              </w:rPr>
              <w:t>ו</w:t>
            </w:r>
            <w:r>
              <w:rPr>
                <w:rFonts w:hint="cs"/>
                <w:rtl/>
              </w:rPr>
              <w:t xml:space="preserve">ברצון </w:t>
            </w:r>
            <w:r>
              <w:rPr>
                <w:rtl/>
              </w:rPr>
              <w:t xml:space="preserve">המזמין </w:t>
            </w:r>
            <w:r>
              <w:rPr>
                <w:rFonts w:hint="cs"/>
                <w:rtl/>
              </w:rPr>
              <w:t>ל</w:t>
            </w:r>
            <w:r w:rsidR="00B702E3">
              <w:rPr>
                <w:rFonts w:hint="cs"/>
                <w:rtl/>
              </w:rPr>
              <w:t xml:space="preserve">בצע עבודות </w:t>
            </w:r>
            <w:r w:rsidR="00701E01">
              <w:rPr>
                <w:rFonts w:hint="cs"/>
                <w:rtl/>
              </w:rPr>
              <w:t xml:space="preserve">שיפוץ </w:t>
            </w:r>
            <w:r w:rsidR="0002150B">
              <w:rPr>
                <w:rFonts w:hint="cs"/>
                <w:rtl/>
              </w:rPr>
              <w:t>שונות</w:t>
            </w:r>
            <w:r w:rsidR="00B702E3">
              <w:rPr>
                <w:rFonts w:hint="cs"/>
                <w:rtl/>
              </w:rPr>
              <w:t xml:space="preserve"> </w:t>
            </w:r>
            <w:r w:rsidR="00B17232">
              <w:rPr>
                <w:rFonts w:hint="cs"/>
                <w:rtl/>
              </w:rPr>
              <w:t>ב</w:t>
            </w:r>
            <w:r w:rsidR="00706393">
              <w:rPr>
                <w:rFonts w:hint="cs"/>
                <w:rtl/>
              </w:rPr>
              <w:t>דירה</w:t>
            </w:r>
            <w:r w:rsidR="005A2709">
              <w:rPr>
                <w:rFonts w:hint="cs"/>
                <w:rtl/>
              </w:rPr>
              <w:t xml:space="preserve"> </w:t>
            </w:r>
            <w:r>
              <w:rPr>
                <w:rFonts w:hint="cs"/>
                <w:rtl/>
              </w:rPr>
              <w:t>בהתאם</w:t>
            </w:r>
            <w:r w:rsidR="0029218B">
              <w:rPr>
                <w:rFonts w:hint="cs"/>
                <w:rtl/>
              </w:rPr>
              <w:t xml:space="preserve"> </w:t>
            </w:r>
            <w:proofErr w:type="spellStart"/>
            <w:r w:rsidR="0029218B">
              <w:rPr>
                <w:rFonts w:hint="cs"/>
                <w:rtl/>
              </w:rPr>
              <w:t>לתכנית</w:t>
            </w:r>
            <w:proofErr w:type="spellEnd"/>
            <w:r w:rsidR="0029218B">
              <w:rPr>
                <w:rFonts w:hint="cs"/>
                <w:rtl/>
              </w:rPr>
              <w:t xml:space="preserve"> המצורפת להסכם (כפי שתעודכן</w:t>
            </w:r>
            <w:r w:rsidR="005347FC">
              <w:rPr>
                <w:rFonts w:hint="cs"/>
                <w:rtl/>
              </w:rPr>
              <w:t>, ככל שתעודכן,</w:t>
            </w:r>
            <w:r w:rsidR="0029218B">
              <w:rPr>
                <w:rFonts w:hint="cs"/>
                <w:rtl/>
              </w:rPr>
              <w:t xml:space="preserve"> בהתאם להוראות הס</w:t>
            </w:r>
            <w:r w:rsidR="00052CA9">
              <w:rPr>
                <w:rFonts w:hint="cs"/>
                <w:rtl/>
              </w:rPr>
              <w:t>כ</w:t>
            </w:r>
            <w:r w:rsidR="0029218B">
              <w:rPr>
                <w:rFonts w:hint="cs"/>
                <w:rtl/>
              </w:rPr>
              <w:t>ם</w:t>
            </w:r>
            <w:r w:rsidR="00052CA9">
              <w:rPr>
                <w:rFonts w:hint="cs"/>
                <w:rtl/>
              </w:rPr>
              <w:t>)</w:t>
            </w:r>
            <w:r w:rsidR="0029218B">
              <w:rPr>
                <w:rFonts w:hint="cs"/>
                <w:rtl/>
              </w:rPr>
              <w:t>, ובהתאם להצעת המחיר</w:t>
            </w:r>
            <w:r>
              <w:rPr>
                <w:rFonts w:hint="cs"/>
                <w:rtl/>
              </w:rPr>
              <w:t xml:space="preserve"> </w:t>
            </w:r>
            <w:r w:rsidR="000402AB">
              <w:rPr>
                <w:rFonts w:hint="cs"/>
                <w:rtl/>
              </w:rPr>
              <w:t xml:space="preserve">המצורפת </w:t>
            </w:r>
            <w:r>
              <w:rPr>
                <w:rFonts w:hint="cs"/>
                <w:rtl/>
              </w:rPr>
              <w:t xml:space="preserve"> ל</w:t>
            </w:r>
            <w:r w:rsidR="00052CA9">
              <w:rPr>
                <w:rFonts w:hint="cs"/>
                <w:rtl/>
              </w:rPr>
              <w:t>הסכם</w:t>
            </w:r>
            <w:r>
              <w:rPr>
                <w:rFonts w:hint="cs"/>
                <w:rtl/>
              </w:rPr>
              <w:t xml:space="preserve"> זה </w:t>
            </w:r>
            <w:r>
              <w:rPr>
                <w:rtl/>
              </w:rPr>
              <w:t xml:space="preserve">(להלן: </w:t>
            </w:r>
            <w:r>
              <w:rPr>
                <w:b/>
                <w:bCs/>
                <w:rtl/>
              </w:rPr>
              <w:t>"העבודות"</w:t>
            </w:r>
            <w:r>
              <w:rPr>
                <w:rtl/>
              </w:rPr>
              <w:t>);</w:t>
            </w:r>
          </w:p>
          <w:p w14:paraId="41EBB7C0" w14:textId="77777777" w:rsidR="004444E9" w:rsidRDefault="004444E9" w:rsidP="00111213">
            <w:pPr>
              <w:pStyle w:val="NormalE"/>
              <w:tabs>
                <w:tab w:val="left" w:pos="9480"/>
              </w:tabs>
              <w:bidi/>
              <w:spacing w:line="240" w:lineRule="atLeast"/>
              <w:jc w:val="both"/>
              <w:rPr>
                <w:rtl/>
              </w:rPr>
            </w:pPr>
          </w:p>
        </w:tc>
      </w:tr>
      <w:tr w:rsidR="004444E9" w14:paraId="4F26899E" w14:textId="77777777" w:rsidTr="00F75B38">
        <w:tc>
          <w:tcPr>
            <w:tcW w:w="1381" w:type="dxa"/>
          </w:tcPr>
          <w:p w14:paraId="7C3B07CF" w14:textId="77777777" w:rsidR="004444E9" w:rsidRDefault="004444E9" w:rsidP="00111213">
            <w:pPr>
              <w:tabs>
                <w:tab w:val="left" w:pos="9480"/>
              </w:tabs>
              <w:spacing w:line="240" w:lineRule="atLeast"/>
              <w:rPr>
                <w:b/>
                <w:bCs/>
                <w:rtl/>
              </w:rPr>
            </w:pPr>
            <w:r>
              <w:rPr>
                <w:b/>
                <w:bCs/>
                <w:rtl/>
              </w:rPr>
              <w:t>והואיל:</w:t>
            </w:r>
          </w:p>
        </w:tc>
        <w:tc>
          <w:tcPr>
            <w:tcW w:w="7905" w:type="dxa"/>
          </w:tcPr>
          <w:p w14:paraId="7FA77F50" w14:textId="687C28B9" w:rsidR="004444E9" w:rsidRDefault="004444E9" w:rsidP="00111213">
            <w:pPr>
              <w:pStyle w:val="NormalE"/>
              <w:tabs>
                <w:tab w:val="left" w:pos="9480"/>
              </w:tabs>
              <w:bidi/>
              <w:spacing w:line="240" w:lineRule="atLeast"/>
              <w:jc w:val="both"/>
              <w:rPr>
                <w:rtl/>
              </w:rPr>
            </w:pPr>
            <w:r>
              <w:rPr>
                <w:rtl/>
              </w:rPr>
              <w:t xml:space="preserve">והקבלן </w:t>
            </w:r>
            <w:r w:rsidR="00476750">
              <w:rPr>
                <w:rFonts w:hint="cs"/>
                <w:rtl/>
              </w:rPr>
              <w:t xml:space="preserve">הצהיר והתחייב על היותו </w:t>
            </w:r>
            <w:r>
              <w:rPr>
                <w:rtl/>
              </w:rPr>
              <w:t xml:space="preserve">מומחה ובעל ניסיון בביצוע העבודות ברמה הגבוהה ביותר, והינו קבלן הרשום בפנקס הקבלנים ומורשה לביצוע כל העבודות כמפורט בחוזה זה </w:t>
            </w:r>
            <w:r>
              <w:rPr>
                <w:rFonts w:hint="cs"/>
                <w:rtl/>
              </w:rPr>
              <w:t xml:space="preserve">ונספחיו </w:t>
            </w:r>
            <w:r>
              <w:rPr>
                <w:rtl/>
              </w:rPr>
              <w:t>על פי כל דין;</w:t>
            </w:r>
          </w:p>
          <w:p w14:paraId="57CC2EA6" w14:textId="77777777" w:rsidR="004444E9" w:rsidRDefault="004444E9" w:rsidP="00111213">
            <w:pPr>
              <w:pStyle w:val="NormalE"/>
              <w:tabs>
                <w:tab w:val="left" w:pos="9480"/>
              </w:tabs>
              <w:bidi/>
              <w:spacing w:line="240" w:lineRule="atLeast"/>
              <w:jc w:val="both"/>
              <w:rPr>
                <w:rtl/>
              </w:rPr>
            </w:pPr>
          </w:p>
        </w:tc>
      </w:tr>
      <w:tr w:rsidR="004444E9" w14:paraId="1292C95E" w14:textId="77777777" w:rsidTr="00F75B38">
        <w:tc>
          <w:tcPr>
            <w:tcW w:w="1381" w:type="dxa"/>
          </w:tcPr>
          <w:p w14:paraId="147A6125" w14:textId="77777777" w:rsidR="004444E9" w:rsidRDefault="004444E9" w:rsidP="00111213">
            <w:pPr>
              <w:tabs>
                <w:tab w:val="left" w:pos="9480"/>
              </w:tabs>
              <w:spacing w:line="240" w:lineRule="atLeast"/>
              <w:rPr>
                <w:b/>
                <w:bCs/>
                <w:rtl/>
              </w:rPr>
            </w:pPr>
            <w:r>
              <w:rPr>
                <w:b/>
                <w:bCs/>
                <w:rtl/>
              </w:rPr>
              <w:t>והואיל:</w:t>
            </w:r>
          </w:p>
        </w:tc>
        <w:tc>
          <w:tcPr>
            <w:tcW w:w="7905" w:type="dxa"/>
          </w:tcPr>
          <w:p w14:paraId="7563D943" w14:textId="7886DF57" w:rsidR="004444E9" w:rsidRDefault="004444E9" w:rsidP="00017D2F">
            <w:pPr>
              <w:pStyle w:val="NormalE"/>
              <w:tabs>
                <w:tab w:val="left" w:pos="9480"/>
              </w:tabs>
              <w:bidi/>
              <w:spacing w:line="240" w:lineRule="atLeast"/>
              <w:jc w:val="both"/>
              <w:rPr>
                <w:rtl/>
              </w:rPr>
            </w:pPr>
            <w:r>
              <w:rPr>
                <w:rtl/>
              </w:rPr>
              <w:t xml:space="preserve">והקבלן מעוניין לבצע את העבודות עבור המזמין, והמזמין מעונין כי הקבלן יבצע עבורו את כל העבודות, </w:t>
            </w:r>
            <w:proofErr w:type="spellStart"/>
            <w:r>
              <w:rPr>
                <w:rtl/>
              </w:rPr>
              <w:t>הכל</w:t>
            </w:r>
            <w:proofErr w:type="spellEnd"/>
            <w:r>
              <w:rPr>
                <w:rtl/>
              </w:rPr>
              <w:t xml:space="preserve"> לפי התנאים והתניות המפורטים בחוזה </w:t>
            </w:r>
            <w:r>
              <w:rPr>
                <w:rFonts w:hint="cs"/>
                <w:rtl/>
              </w:rPr>
              <w:t>זה</w:t>
            </w:r>
            <w:r>
              <w:rPr>
                <w:rtl/>
              </w:rPr>
              <w:t xml:space="preserve"> על כל נספחיו</w:t>
            </w:r>
            <w:r>
              <w:rPr>
                <w:rFonts w:hint="cs"/>
                <w:rtl/>
              </w:rPr>
              <w:t xml:space="preserve"> </w:t>
            </w:r>
            <w:r w:rsidR="00017D2F">
              <w:rPr>
                <w:rFonts w:hint="cs"/>
                <w:rtl/>
              </w:rPr>
              <w:t>;</w:t>
            </w:r>
          </w:p>
        </w:tc>
      </w:tr>
    </w:tbl>
    <w:p w14:paraId="2443CF86" w14:textId="77777777" w:rsidR="004444E9" w:rsidRDefault="004444E9" w:rsidP="004444E9">
      <w:pPr>
        <w:tabs>
          <w:tab w:val="left" w:pos="1560"/>
        </w:tabs>
        <w:spacing w:line="240" w:lineRule="atLeast"/>
        <w:ind w:left="1560" w:hanging="1560"/>
        <w:rPr>
          <w:rtl/>
        </w:rPr>
      </w:pPr>
    </w:p>
    <w:p w14:paraId="587D203E" w14:textId="77777777" w:rsidR="004444E9" w:rsidRDefault="004444E9" w:rsidP="004444E9">
      <w:pPr>
        <w:tabs>
          <w:tab w:val="left" w:pos="1560"/>
        </w:tabs>
        <w:spacing w:line="240" w:lineRule="atLeast"/>
        <w:jc w:val="center"/>
        <w:rPr>
          <w:bCs/>
          <w:rtl/>
        </w:rPr>
      </w:pPr>
      <w:r>
        <w:rPr>
          <w:bCs/>
          <w:u w:val="single"/>
          <w:rtl/>
        </w:rPr>
        <w:t>לפיכך הוצהר, הותנה והוסכם בין הצדדים כדלקמן</w:t>
      </w:r>
      <w:r>
        <w:rPr>
          <w:bCs/>
          <w:rtl/>
        </w:rPr>
        <w:t>:</w:t>
      </w:r>
    </w:p>
    <w:p w14:paraId="534ADF30" w14:textId="77777777" w:rsidR="004444E9" w:rsidRDefault="004444E9" w:rsidP="004444E9">
      <w:pPr>
        <w:tabs>
          <w:tab w:val="left" w:pos="1560"/>
        </w:tabs>
        <w:spacing w:line="240" w:lineRule="atLeast"/>
        <w:rPr>
          <w:rtl/>
        </w:rPr>
      </w:pPr>
    </w:p>
    <w:p w14:paraId="775C77BF" w14:textId="77777777" w:rsidR="004444E9" w:rsidRDefault="004444E9" w:rsidP="004444E9">
      <w:pPr>
        <w:numPr>
          <w:ilvl w:val="0"/>
          <w:numId w:val="1"/>
        </w:numPr>
        <w:tabs>
          <w:tab w:val="left" w:pos="720"/>
        </w:tabs>
        <w:spacing w:line="240" w:lineRule="atLeast"/>
        <w:ind w:left="624"/>
        <w:rPr>
          <w:rtl/>
        </w:rPr>
      </w:pPr>
      <w:r>
        <w:rPr>
          <w:b/>
          <w:bCs/>
          <w:u w:val="single"/>
          <w:rtl/>
        </w:rPr>
        <w:t>הגדרות</w:t>
      </w:r>
    </w:p>
    <w:p w14:paraId="316AE215" w14:textId="77777777" w:rsidR="004444E9" w:rsidRDefault="004444E9" w:rsidP="004444E9">
      <w:pPr>
        <w:numPr>
          <w:ilvl w:val="12"/>
          <w:numId w:val="0"/>
        </w:numPr>
        <w:tabs>
          <w:tab w:val="left" w:pos="1560"/>
          <w:tab w:val="left" w:pos="4080"/>
        </w:tabs>
        <w:spacing w:line="240" w:lineRule="atLeast"/>
        <w:ind w:left="624" w:hanging="624"/>
        <w:rPr>
          <w:rtl/>
        </w:rPr>
      </w:pPr>
    </w:p>
    <w:p w14:paraId="2348E55F" w14:textId="238C01F8" w:rsidR="004444E9" w:rsidRDefault="004444E9" w:rsidP="00715B8B">
      <w:pPr>
        <w:numPr>
          <w:ilvl w:val="1"/>
          <w:numId w:val="1"/>
        </w:numPr>
        <w:tabs>
          <w:tab w:val="left" w:pos="4080"/>
        </w:tabs>
        <w:spacing w:line="240" w:lineRule="atLeast"/>
        <w:ind w:left="1420" w:hanging="841"/>
      </w:pPr>
      <w:r>
        <w:rPr>
          <w:rFonts w:hint="cs"/>
          <w:rtl/>
        </w:rPr>
        <w:t>"</w:t>
      </w:r>
      <w:r w:rsidRPr="00715B8B">
        <w:rPr>
          <w:rFonts w:hint="cs"/>
          <w:b/>
          <w:bCs/>
          <w:rtl/>
        </w:rPr>
        <w:t>הקבלן</w:t>
      </w:r>
      <w:r>
        <w:rPr>
          <w:rFonts w:hint="cs"/>
          <w:rtl/>
        </w:rPr>
        <w:t>"</w:t>
      </w:r>
      <w:r w:rsidR="00715B8B">
        <w:rPr>
          <w:rFonts w:hint="cs"/>
          <w:rtl/>
        </w:rPr>
        <w:t>-</w:t>
      </w:r>
      <w:r w:rsidR="008F221C" w:rsidRPr="00715B8B">
        <w:rPr>
          <w:rFonts w:hint="cs"/>
          <w:b/>
          <w:bCs/>
          <w:rtl/>
        </w:rPr>
        <w:t>__</w:t>
      </w:r>
      <w:proofErr w:type="spellStart"/>
      <w:r w:rsidR="001C533E">
        <w:rPr>
          <w:rFonts w:hint="cs"/>
          <w:b/>
          <w:bCs/>
          <w:rtl/>
        </w:rPr>
        <w:t>י.ה.ב</w:t>
      </w:r>
      <w:proofErr w:type="spellEnd"/>
      <w:r w:rsidR="001C533E">
        <w:rPr>
          <w:rFonts w:hint="cs"/>
          <w:b/>
          <w:bCs/>
          <w:rtl/>
        </w:rPr>
        <w:t xml:space="preserve"> רג׳ואן יזמות בנייה ושיפוצים בע״מ</w:t>
      </w:r>
      <w:r w:rsidR="008F221C" w:rsidRPr="00715B8B">
        <w:rPr>
          <w:rFonts w:hint="cs"/>
          <w:b/>
          <w:bCs/>
          <w:rtl/>
        </w:rPr>
        <w:t>__</w:t>
      </w:r>
      <w:r w:rsidR="007A0B23">
        <w:rPr>
          <w:rFonts w:hint="cs"/>
          <w:rtl/>
        </w:rPr>
        <w:t xml:space="preserve"> א</w:t>
      </w:r>
      <w:r>
        <w:rPr>
          <w:rFonts w:hint="cs"/>
          <w:rtl/>
        </w:rPr>
        <w:t xml:space="preserve">שר יפעל כקבלן לביצוע עבודות </w:t>
      </w:r>
      <w:r w:rsidR="006E213B">
        <w:rPr>
          <w:rFonts w:hint="cs"/>
          <w:rtl/>
        </w:rPr>
        <w:t>השיפוץ</w:t>
      </w:r>
      <w:r w:rsidR="00E70D25">
        <w:rPr>
          <w:rFonts w:hint="cs"/>
          <w:rtl/>
        </w:rPr>
        <w:t xml:space="preserve"> </w:t>
      </w:r>
      <w:r w:rsidR="008F221C">
        <w:rPr>
          <w:rFonts w:hint="cs"/>
          <w:rtl/>
        </w:rPr>
        <w:t>בדירה</w:t>
      </w:r>
      <w:r w:rsidR="00DE5524">
        <w:rPr>
          <w:rFonts w:hint="cs"/>
          <w:rtl/>
        </w:rPr>
        <w:t>,</w:t>
      </w:r>
      <w:r>
        <w:rPr>
          <w:rFonts w:hint="cs"/>
          <w:rtl/>
        </w:rPr>
        <w:t xml:space="preserve"> לרבות עובדיו ו/או </w:t>
      </w:r>
      <w:proofErr w:type="spellStart"/>
      <w:r>
        <w:rPr>
          <w:rFonts w:hint="cs"/>
          <w:rtl/>
        </w:rPr>
        <w:t>שלוחיו</w:t>
      </w:r>
      <w:proofErr w:type="spellEnd"/>
      <w:r>
        <w:rPr>
          <w:rFonts w:hint="cs"/>
          <w:rtl/>
        </w:rPr>
        <w:t xml:space="preserve"> ו/או קבלני משנה ו/או כל פועל ו/או עובד עבורו ו/או מטעמו בביצוע העבודות. </w:t>
      </w:r>
    </w:p>
    <w:p w14:paraId="7625A91D" w14:textId="77777777" w:rsidR="007A0B23" w:rsidRDefault="007A0B23" w:rsidP="00940E8C">
      <w:pPr>
        <w:tabs>
          <w:tab w:val="left" w:pos="4080"/>
        </w:tabs>
        <w:spacing w:line="240" w:lineRule="atLeast"/>
        <w:ind w:left="4080" w:hanging="841"/>
        <w:rPr>
          <w:rtl/>
        </w:rPr>
      </w:pPr>
    </w:p>
    <w:p w14:paraId="53A632B4" w14:textId="25A5BFB9" w:rsidR="004444E9" w:rsidRDefault="004444E9" w:rsidP="00940E8C">
      <w:pPr>
        <w:numPr>
          <w:ilvl w:val="1"/>
          <w:numId w:val="1"/>
        </w:numPr>
        <w:tabs>
          <w:tab w:val="left" w:pos="4080"/>
        </w:tabs>
        <w:spacing w:line="240" w:lineRule="atLeast"/>
        <w:ind w:left="1420" w:hanging="841"/>
        <w:rPr>
          <w:rtl/>
        </w:rPr>
      </w:pPr>
      <w:r w:rsidRPr="00B81A61">
        <w:rPr>
          <w:rtl/>
        </w:rPr>
        <w:t>"</w:t>
      </w:r>
      <w:r w:rsidRPr="00B81A61">
        <w:rPr>
          <w:b/>
          <w:bCs/>
          <w:rtl/>
        </w:rPr>
        <w:t>המפרט הטכני</w:t>
      </w:r>
      <w:r w:rsidRPr="00B81A61">
        <w:rPr>
          <w:rtl/>
        </w:rPr>
        <w:t>"</w:t>
      </w:r>
      <w:r w:rsidR="00940E8C" w:rsidRPr="00B81A61">
        <w:rPr>
          <w:rFonts w:hint="cs"/>
          <w:rtl/>
        </w:rPr>
        <w:t xml:space="preserve">- </w:t>
      </w:r>
      <w:r w:rsidR="008E1A82" w:rsidRPr="00B81A61">
        <w:rPr>
          <w:rFonts w:hint="cs"/>
          <w:rtl/>
        </w:rPr>
        <w:t>מסמך תכולת</w:t>
      </w:r>
      <w:r w:rsidR="008E1A82">
        <w:rPr>
          <w:rFonts w:hint="cs"/>
          <w:rtl/>
        </w:rPr>
        <w:t xml:space="preserve"> העבודה </w:t>
      </w:r>
      <w:r w:rsidR="00940E8C">
        <w:rPr>
          <w:rFonts w:hint="cs"/>
          <w:rtl/>
        </w:rPr>
        <w:t>המצורף להסכם זה כ</w:t>
      </w:r>
      <w:r w:rsidR="00940E8C" w:rsidRPr="00400552">
        <w:rPr>
          <w:rFonts w:hint="cs"/>
          <w:b/>
          <w:bCs/>
          <w:rtl/>
        </w:rPr>
        <w:t>נספח א'</w:t>
      </w:r>
      <w:r w:rsidR="00940E8C">
        <w:rPr>
          <w:rFonts w:hint="cs"/>
          <w:rtl/>
        </w:rPr>
        <w:t>.</w:t>
      </w:r>
    </w:p>
    <w:p w14:paraId="29F41881" w14:textId="77777777" w:rsidR="004444E9" w:rsidRDefault="004444E9" w:rsidP="00940E8C">
      <w:pPr>
        <w:numPr>
          <w:ilvl w:val="12"/>
          <w:numId w:val="0"/>
        </w:numPr>
        <w:tabs>
          <w:tab w:val="left" w:pos="4080"/>
        </w:tabs>
        <w:spacing w:line="240" w:lineRule="atLeast"/>
        <w:ind w:left="1420" w:hanging="841"/>
        <w:rPr>
          <w:rtl/>
        </w:rPr>
      </w:pPr>
    </w:p>
    <w:p w14:paraId="1CD4F46D" w14:textId="0BF40F77" w:rsidR="009532BF" w:rsidRDefault="004444E9" w:rsidP="00F755C0">
      <w:pPr>
        <w:numPr>
          <w:ilvl w:val="1"/>
          <w:numId w:val="1"/>
        </w:numPr>
        <w:tabs>
          <w:tab w:val="left" w:pos="4080"/>
        </w:tabs>
        <w:spacing w:line="240" w:lineRule="atLeast"/>
        <w:ind w:left="1420" w:hanging="841"/>
      </w:pPr>
      <w:r>
        <w:rPr>
          <w:rtl/>
        </w:rPr>
        <w:t>"</w:t>
      </w:r>
      <w:r w:rsidRPr="00940E8C">
        <w:rPr>
          <w:b/>
          <w:bCs/>
          <w:rtl/>
        </w:rPr>
        <w:t>התוכניות</w:t>
      </w:r>
      <w:r>
        <w:rPr>
          <w:rtl/>
        </w:rPr>
        <w:t>"</w:t>
      </w:r>
      <w:r w:rsidR="00940E8C">
        <w:rPr>
          <w:rFonts w:hint="cs"/>
          <w:rtl/>
        </w:rPr>
        <w:t xml:space="preserve">- </w:t>
      </w:r>
      <w:r>
        <w:rPr>
          <w:rtl/>
        </w:rPr>
        <w:t>תוכניות המצורפות לחוזה</w:t>
      </w:r>
      <w:r>
        <w:rPr>
          <w:rFonts w:hint="cs"/>
          <w:rtl/>
        </w:rPr>
        <w:t xml:space="preserve"> זה</w:t>
      </w:r>
      <w:r w:rsidR="009532BF">
        <w:rPr>
          <w:rFonts w:hint="cs"/>
          <w:rtl/>
        </w:rPr>
        <w:t xml:space="preserve"> כ</w:t>
      </w:r>
      <w:r w:rsidR="009532BF" w:rsidRPr="00400552">
        <w:rPr>
          <w:rFonts w:hint="cs"/>
          <w:b/>
          <w:bCs/>
          <w:rtl/>
        </w:rPr>
        <w:t xml:space="preserve">נספח </w:t>
      </w:r>
      <w:r w:rsidR="00400552" w:rsidRPr="00400552">
        <w:rPr>
          <w:rFonts w:hint="cs"/>
          <w:b/>
          <w:bCs/>
          <w:rtl/>
        </w:rPr>
        <w:t>ב'</w:t>
      </w:r>
      <w:r w:rsidR="00400552">
        <w:rPr>
          <w:rFonts w:hint="cs"/>
          <w:rtl/>
        </w:rPr>
        <w:t>.</w:t>
      </w:r>
    </w:p>
    <w:p w14:paraId="30B1AF8C" w14:textId="77777777" w:rsidR="009532BF" w:rsidRDefault="009532BF" w:rsidP="009532BF">
      <w:pPr>
        <w:pStyle w:val="ListParagraph"/>
        <w:rPr>
          <w:rtl/>
        </w:rPr>
      </w:pPr>
    </w:p>
    <w:p w14:paraId="4A7E7F66" w14:textId="6FF6DDAA" w:rsidR="004444E9" w:rsidRDefault="009532BF" w:rsidP="00F755C0">
      <w:pPr>
        <w:numPr>
          <w:ilvl w:val="1"/>
          <w:numId w:val="1"/>
        </w:numPr>
        <w:tabs>
          <w:tab w:val="left" w:pos="4080"/>
        </w:tabs>
        <w:spacing w:line="240" w:lineRule="atLeast"/>
        <w:ind w:left="1420" w:hanging="841"/>
        <w:rPr>
          <w:rtl/>
        </w:rPr>
      </w:pPr>
      <w:r w:rsidRPr="009532BF">
        <w:rPr>
          <w:rFonts w:hint="cs"/>
          <w:b/>
          <w:bCs/>
          <w:rtl/>
        </w:rPr>
        <w:t>"הצעת המחיר</w:t>
      </w:r>
      <w:r>
        <w:rPr>
          <w:rFonts w:hint="cs"/>
          <w:rtl/>
        </w:rPr>
        <w:t xml:space="preserve">"- </w:t>
      </w:r>
      <w:r w:rsidR="004E6DED">
        <w:rPr>
          <w:rFonts w:hint="cs"/>
          <w:rtl/>
        </w:rPr>
        <w:t>הצעת המחיר שנתן הקבלן, ה</w:t>
      </w:r>
      <w:r w:rsidR="00096C04">
        <w:rPr>
          <w:rFonts w:hint="cs"/>
          <w:rtl/>
        </w:rPr>
        <w:t>כלולה במפרט הטכני (</w:t>
      </w:r>
      <w:r w:rsidR="00096C04" w:rsidRPr="0048009E">
        <w:rPr>
          <w:rFonts w:hint="cs"/>
          <w:b/>
          <w:bCs/>
          <w:rtl/>
        </w:rPr>
        <w:t>נספח א'</w:t>
      </w:r>
      <w:r w:rsidR="00096C04">
        <w:rPr>
          <w:rFonts w:hint="cs"/>
          <w:rtl/>
        </w:rPr>
        <w:t>)</w:t>
      </w:r>
      <w:r w:rsidR="004444E9">
        <w:rPr>
          <w:rtl/>
        </w:rPr>
        <w:t>.</w:t>
      </w:r>
    </w:p>
    <w:p w14:paraId="71EA4F8F" w14:textId="77777777" w:rsidR="004444E9" w:rsidRDefault="004444E9" w:rsidP="00940E8C">
      <w:pPr>
        <w:numPr>
          <w:ilvl w:val="12"/>
          <w:numId w:val="0"/>
        </w:numPr>
        <w:tabs>
          <w:tab w:val="left" w:pos="4080"/>
        </w:tabs>
        <w:spacing w:line="240" w:lineRule="atLeast"/>
        <w:ind w:left="1420" w:hanging="841"/>
        <w:rPr>
          <w:rtl/>
        </w:rPr>
      </w:pPr>
    </w:p>
    <w:p w14:paraId="6CB5DAA5" w14:textId="4269755F" w:rsidR="004444E9" w:rsidRPr="00146A54" w:rsidRDefault="004444E9" w:rsidP="00940E8C">
      <w:pPr>
        <w:numPr>
          <w:ilvl w:val="1"/>
          <w:numId w:val="1"/>
        </w:numPr>
        <w:spacing w:line="240" w:lineRule="atLeast"/>
        <w:ind w:left="1420" w:hanging="841"/>
        <w:rPr>
          <w:rtl/>
        </w:rPr>
      </w:pPr>
      <w:r>
        <w:rPr>
          <w:rtl/>
        </w:rPr>
        <w:t>"</w:t>
      </w:r>
      <w:r w:rsidRPr="00940E8C">
        <w:rPr>
          <w:b/>
          <w:bCs/>
          <w:rtl/>
        </w:rPr>
        <w:t>העבודות</w:t>
      </w:r>
      <w:r>
        <w:rPr>
          <w:rtl/>
        </w:rPr>
        <w:t>"</w:t>
      </w:r>
      <w:r w:rsidR="001E1EFC">
        <w:rPr>
          <w:rFonts w:hint="cs"/>
          <w:rtl/>
        </w:rPr>
        <w:t xml:space="preserve"> </w:t>
      </w:r>
      <w:r w:rsidR="0048009E">
        <w:rPr>
          <w:rFonts w:hint="cs"/>
          <w:rtl/>
        </w:rPr>
        <w:t>-</w:t>
      </w:r>
      <w:r w:rsidR="00940E8C">
        <w:rPr>
          <w:rFonts w:hint="cs"/>
          <w:rtl/>
        </w:rPr>
        <w:t xml:space="preserve"> </w:t>
      </w:r>
      <w:r w:rsidR="00867183">
        <w:rPr>
          <w:rFonts w:hint="cs"/>
          <w:rtl/>
        </w:rPr>
        <w:t xml:space="preserve">כל העבודות הנדרשות </w:t>
      </w:r>
      <w:r w:rsidR="00900790">
        <w:rPr>
          <w:rFonts w:hint="cs"/>
          <w:rtl/>
        </w:rPr>
        <w:t>בהתאם למפרט הטכני והתוכניות, ועפ"י הנח</w:t>
      </w:r>
      <w:r w:rsidR="0048009E">
        <w:rPr>
          <w:rFonts w:hint="cs"/>
          <w:rtl/>
        </w:rPr>
        <w:t>י</w:t>
      </w:r>
      <w:r w:rsidR="00900790">
        <w:rPr>
          <w:rFonts w:hint="cs"/>
          <w:rtl/>
        </w:rPr>
        <w:t>ות המזמין</w:t>
      </w:r>
      <w:r w:rsidR="001E1F00">
        <w:rPr>
          <w:rFonts w:hint="cs"/>
          <w:rtl/>
        </w:rPr>
        <w:t>.</w:t>
      </w:r>
    </w:p>
    <w:p w14:paraId="1791CB1A" w14:textId="77777777" w:rsidR="004444E9" w:rsidRDefault="004444E9" w:rsidP="00940E8C">
      <w:pPr>
        <w:tabs>
          <w:tab w:val="left" w:pos="4080"/>
        </w:tabs>
        <w:spacing w:line="240" w:lineRule="atLeast"/>
        <w:ind w:left="1420" w:hanging="841"/>
        <w:rPr>
          <w:rtl/>
        </w:rPr>
      </w:pPr>
    </w:p>
    <w:p w14:paraId="04129CE3" w14:textId="08340501" w:rsidR="004444E9" w:rsidRDefault="004444E9" w:rsidP="00BA3A98">
      <w:pPr>
        <w:numPr>
          <w:ilvl w:val="1"/>
          <w:numId w:val="1"/>
        </w:numPr>
        <w:tabs>
          <w:tab w:val="left" w:pos="4080"/>
        </w:tabs>
        <w:spacing w:line="240" w:lineRule="atLeast"/>
        <w:ind w:left="1420" w:hanging="841"/>
        <w:rPr>
          <w:rtl/>
        </w:rPr>
      </w:pPr>
      <w:r>
        <w:rPr>
          <w:rFonts w:hint="cs"/>
          <w:rtl/>
        </w:rPr>
        <w:t>"</w:t>
      </w:r>
      <w:r w:rsidRPr="001E1F00">
        <w:rPr>
          <w:rFonts w:hint="cs"/>
          <w:b/>
          <w:bCs/>
          <w:rtl/>
        </w:rPr>
        <w:t>רשות מוסמכת</w:t>
      </w:r>
      <w:r>
        <w:rPr>
          <w:rFonts w:hint="cs"/>
          <w:rtl/>
        </w:rPr>
        <w:t>"</w:t>
      </w:r>
      <w:r w:rsidR="001E1F00">
        <w:rPr>
          <w:rFonts w:hint="cs"/>
          <w:rtl/>
        </w:rPr>
        <w:t>-</w:t>
      </w:r>
      <w:r>
        <w:rPr>
          <w:rtl/>
        </w:rPr>
        <w:t>כל רשות שלטונית או מעין שלטונית, לרבות ועדות מקומיות וועדות מחוזיות לתכנון ובניה, הרשויות המקומיות והעירוניות, רשות הכבאות, הג"א, משטרה, חברת החשמל, בזק וכיו"ב.</w:t>
      </w:r>
    </w:p>
    <w:p w14:paraId="59196AAF" w14:textId="77777777" w:rsidR="004444E9" w:rsidRDefault="004444E9" w:rsidP="00BA3A98">
      <w:pPr>
        <w:tabs>
          <w:tab w:val="left" w:pos="4080"/>
        </w:tabs>
        <w:spacing w:line="240" w:lineRule="atLeast"/>
        <w:ind w:left="1420" w:hanging="841"/>
      </w:pPr>
    </w:p>
    <w:p w14:paraId="141D2C42" w14:textId="738DFD38" w:rsidR="004444E9" w:rsidRDefault="004444E9" w:rsidP="00BA3A98">
      <w:pPr>
        <w:numPr>
          <w:ilvl w:val="1"/>
          <w:numId w:val="1"/>
        </w:numPr>
        <w:tabs>
          <w:tab w:val="left" w:pos="4080"/>
        </w:tabs>
        <w:spacing w:line="240" w:lineRule="atLeast"/>
        <w:ind w:left="1420" w:hanging="841"/>
      </w:pPr>
      <w:r>
        <w:rPr>
          <w:rtl/>
        </w:rPr>
        <w:t>"</w:t>
      </w:r>
      <w:r>
        <w:rPr>
          <w:b/>
          <w:bCs/>
          <w:rtl/>
        </w:rPr>
        <w:t>חומרים</w:t>
      </w:r>
      <w:r>
        <w:rPr>
          <w:rtl/>
        </w:rPr>
        <w:t>"</w:t>
      </w:r>
      <w:r w:rsidR="00A32B5D">
        <w:rPr>
          <w:rFonts w:hint="cs"/>
          <w:rtl/>
        </w:rPr>
        <w:t xml:space="preserve">-  </w:t>
      </w:r>
      <w:r>
        <w:rPr>
          <w:rtl/>
        </w:rPr>
        <w:t>בין מוגמרים בין אם לאו</w:t>
      </w:r>
      <w:r w:rsidR="00A32B5D">
        <w:rPr>
          <w:rFonts w:hint="cs"/>
          <w:rtl/>
        </w:rPr>
        <w:t>, ל</w:t>
      </w:r>
      <w:r>
        <w:rPr>
          <w:rtl/>
        </w:rPr>
        <w:t>רבות</w:t>
      </w:r>
      <w:r w:rsidR="00A32B5D">
        <w:rPr>
          <w:rFonts w:hint="cs"/>
          <w:rtl/>
        </w:rPr>
        <w:t xml:space="preserve"> </w:t>
      </w:r>
      <w:r>
        <w:rPr>
          <w:rtl/>
        </w:rPr>
        <w:t>פריטים, מוצרים, חלקים, אביזרים, ציוד,  מערכות,  מכונות, מכשירים, כלים וכיו"ב</w:t>
      </w:r>
      <w:r w:rsidR="00A32B5D">
        <w:rPr>
          <w:rFonts w:hint="cs"/>
          <w:rtl/>
        </w:rPr>
        <w:t xml:space="preserve">, הנדרשים לצורך ביצוע העבודות </w:t>
      </w:r>
      <w:r>
        <w:rPr>
          <w:rtl/>
        </w:rPr>
        <w:t>.</w:t>
      </w:r>
    </w:p>
    <w:p w14:paraId="0B3B8D13" w14:textId="77777777" w:rsidR="00A74779" w:rsidRDefault="00A74779" w:rsidP="00BA3A98">
      <w:pPr>
        <w:tabs>
          <w:tab w:val="left" w:pos="4080"/>
        </w:tabs>
        <w:spacing w:line="240" w:lineRule="atLeast"/>
        <w:ind w:left="1420" w:hanging="841"/>
        <w:rPr>
          <w:rtl/>
        </w:rPr>
      </w:pPr>
    </w:p>
    <w:p w14:paraId="1203FCB3" w14:textId="204C8D7F" w:rsidR="004444E9" w:rsidRDefault="004444E9" w:rsidP="00BA3A98">
      <w:pPr>
        <w:numPr>
          <w:ilvl w:val="1"/>
          <w:numId w:val="1"/>
        </w:numPr>
        <w:tabs>
          <w:tab w:val="left" w:pos="4080"/>
        </w:tabs>
        <w:spacing w:line="240" w:lineRule="atLeast"/>
        <w:ind w:left="1420" w:hanging="841"/>
        <w:rPr>
          <w:rtl/>
        </w:rPr>
      </w:pPr>
      <w:r w:rsidRPr="003D6351">
        <w:rPr>
          <w:b/>
          <w:bCs/>
          <w:rtl/>
        </w:rPr>
        <w:t>"האתר"</w:t>
      </w:r>
      <w:r w:rsidR="003D6351">
        <w:rPr>
          <w:rFonts w:hint="cs"/>
          <w:rtl/>
        </w:rPr>
        <w:t xml:space="preserve"> או </w:t>
      </w:r>
      <w:r w:rsidR="003D6351" w:rsidRPr="003D6351">
        <w:rPr>
          <w:rFonts w:hint="cs"/>
          <w:b/>
          <w:bCs/>
          <w:rtl/>
        </w:rPr>
        <w:t>"הבניין"-</w:t>
      </w:r>
      <w:r w:rsidR="003D6351">
        <w:rPr>
          <w:rFonts w:hint="cs"/>
          <w:rtl/>
        </w:rPr>
        <w:t xml:space="preserve"> הבניין בו מצויה הדירה, כולל חצרי הבניין ודרכי הגישה אליו.</w:t>
      </w:r>
    </w:p>
    <w:p w14:paraId="3E0228AF" w14:textId="77777777" w:rsidR="004444E9" w:rsidRDefault="004444E9" w:rsidP="00BA3A98">
      <w:pPr>
        <w:numPr>
          <w:ilvl w:val="12"/>
          <w:numId w:val="0"/>
        </w:numPr>
        <w:tabs>
          <w:tab w:val="left" w:pos="4080"/>
        </w:tabs>
        <w:spacing w:line="240" w:lineRule="atLeast"/>
        <w:ind w:left="1420" w:hanging="841"/>
        <w:rPr>
          <w:rtl/>
        </w:rPr>
      </w:pPr>
    </w:p>
    <w:p w14:paraId="73DF8A40" w14:textId="77777777" w:rsidR="004444E9" w:rsidRDefault="004444E9" w:rsidP="00940E8C">
      <w:pPr>
        <w:numPr>
          <w:ilvl w:val="12"/>
          <w:numId w:val="0"/>
        </w:numPr>
        <w:tabs>
          <w:tab w:val="left" w:pos="1560"/>
          <w:tab w:val="left" w:pos="4080"/>
        </w:tabs>
        <w:spacing w:line="240" w:lineRule="atLeast"/>
        <w:ind w:left="1420" w:hanging="624"/>
        <w:rPr>
          <w:rtl/>
        </w:rPr>
      </w:pPr>
    </w:p>
    <w:p w14:paraId="61C7C0CB" w14:textId="77777777" w:rsidR="004444E9" w:rsidRDefault="004444E9" w:rsidP="004444E9">
      <w:pPr>
        <w:numPr>
          <w:ilvl w:val="0"/>
          <w:numId w:val="1"/>
        </w:numPr>
        <w:tabs>
          <w:tab w:val="left" w:pos="720"/>
        </w:tabs>
        <w:spacing w:line="240" w:lineRule="atLeast"/>
        <w:ind w:left="624"/>
        <w:rPr>
          <w:rtl/>
        </w:rPr>
      </w:pPr>
      <w:r>
        <w:rPr>
          <w:b/>
          <w:bCs/>
          <w:u w:val="single"/>
          <w:rtl/>
        </w:rPr>
        <w:t>מבוא, כותרות, נספחים ופרשנות</w:t>
      </w:r>
    </w:p>
    <w:p w14:paraId="473C1C37" w14:textId="77777777" w:rsidR="004444E9" w:rsidRDefault="004444E9" w:rsidP="004444E9">
      <w:pPr>
        <w:numPr>
          <w:ilvl w:val="12"/>
          <w:numId w:val="0"/>
        </w:numPr>
        <w:tabs>
          <w:tab w:val="left" w:pos="720"/>
        </w:tabs>
        <w:spacing w:line="240" w:lineRule="atLeast"/>
        <w:ind w:left="624" w:hanging="624"/>
        <w:rPr>
          <w:rtl/>
        </w:rPr>
      </w:pPr>
    </w:p>
    <w:p w14:paraId="6813361B" w14:textId="77777777" w:rsidR="004444E9" w:rsidRDefault="004444E9" w:rsidP="004444E9">
      <w:pPr>
        <w:numPr>
          <w:ilvl w:val="1"/>
          <w:numId w:val="1"/>
        </w:numPr>
        <w:tabs>
          <w:tab w:val="left" w:pos="1560"/>
        </w:tabs>
        <w:spacing w:line="240" w:lineRule="atLeast"/>
        <w:ind w:left="1361"/>
        <w:rPr>
          <w:rtl/>
        </w:rPr>
      </w:pPr>
      <w:r>
        <w:rPr>
          <w:rtl/>
        </w:rPr>
        <w:t>המבוא לחוזה זה ונספחיו מהווים חלק בלתי נפרד הימנו.</w:t>
      </w:r>
    </w:p>
    <w:p w14:paraId="440F98A1" w14:textId="77777777" w:rsidR="004444E9" w:rsidRDefault="004444E9" w:rsidP="004444E9">
      <w:pPr>
        <w:numPr>
          <w:ilvl w:val="12"/>
          <w:numId w:val="0"/>
        </w:numPr>
        <w:tabs>
          <w:tab w:val="left" w:pos="1560"/>
        </w:tabs>
        <w:spacing w:line="240" w:lineRule="atLeast"/>
        <w:ind w:left="624" w:hanging="624"/>
        <w:rPr>
          <w:rtl/>
        </w:rPr>
      </w:pPr>
    </w:p>
    <w:p w14:paraId="255F24C4" w14:textId="77777777" w:rsidR="004444E9" w:rsidRDefault="004444E9" w:rsidP="004444E9">
      <w:pPr>
        <w:numPr>
          <w:ilvl w:val="1"/>
          <w:numId w:val="1"/>
        </w:numPr>
        <w:tabs>
          <w:tab w:val="left" w:pos="1560"/>
        </w:tabs>
        <w:spacing w:line="240" w:lineRule="atLeast"/>
        <w:ind w:left="1361"/>
        <w:rPr>
          <w:rtl/>
        </w:rPr>
      </w:pPr>
      <w:r>
        <w:rPr>
          <w:rtl/>
        </w:rPr>
        <w:t>כותרות הסעיפים בחוזה זה ניתנו לנוחיות ההתמצאות גרידא ואין לעשות בהן שימוש לפרשנותו.</w:t>
      </w:r>
    </w:p>
    <w:p w14:paraId="4E124998" w14:textId="77777777" w:rsidR="004444E9" w:rsidRDefault="004444E9" w:rsidP="004444E9">
      <w:pPr>
        <w:numPr>
          <w:ilvl w:val="12"/>
          <w:numId w:val="0"/>
        </w:numPr>
        <w:tabs>
          <w:tab w:val="left" w:pos="1560"/>
        </w:tabs>
        <w:spacing w:line="240" w:lineRule="atLeast"/>
        <w:ind w:left="1361" w:hanging="737"/>
        <w:rPr>
          <w:rtl/>
        </w:rPr>
      </w:pPr>
    </w:p>
    <w:p w14:paraId="7E9B7CBE" w14:textId="77777777" w:rsidR="004444E9" w:rsidRDefault="004444E9" w:rsidP="004444E9">
      <w:pPr>
        <w:numPr>
          <w:ilvl w:val="12"/>
          <w:numId w:val="0"/>
        </w:numPr>
        <w:tabs>
          <w:tab w:val="left" w:pos="1560"/>
        </w:tabs>
        <w:spacing w:line="240" w:lineRule="atLeast"/>
        <w:ind w:left="1361" w:hanging="737"/>
        <w:rPr>
          <w:rtl/>
        </w:rPr>
      </w:pPr>
    </w:p>
    <w:p w14:paraId="2E0D7EA2" w14:textId="77777777" w:rsidR="004444E9" w:rsidRDefault="004444E9" w:rsidP="004444E9">
      <w:pPr>
        <w:numPr>
          <w:ilvl w:val="0"/>
          <w:numId w:val="1"/>
        </w:numPr>
        <w:tabs>
          <w:tab w:val="left" w:pos="1560"/>
        </w:tabs>
        <w:spacing w:line="240" w:lineRule="atLeast"/>
        <w:ind w:left="624"/>
        <w:rPr>
          <w:rtl/>
        </w:rPr>
      </w:pPr>
      <w:r>
        <w:rPr>
          <w:b/>
          <w:bCs/>
          <w:u w:val="single"/>
          <w:rtl/>
        </w:rPr>
        <w:t>הצהרות ומצגי הקבלן</w:t>
      </w:r>
    </w:p>
    <w:p w14:paraId="56BFDF32" w14:textId="77777777" w:rsidR="004444E9" w:rsidRDefault="004444E9" w:rsidP="004444E9">
      <w:pPr>
        <w:numPr>
          <w:ilvl w:val="12"/>
          <w:numId w:val="0"/>
        </w:numPr>
        <w:tabs>
          <w:tab w:val="left" w:pos="720"/>
        </w:tabs>
        <w:spacing w:line="240" w:lineRule="atLeast"/>
        <w:ind w:left="624" w:hanging="624"/>
        <w:rPr>
          <w:rtl/>
        </w:rPr>
      </w:pPr>
    </w:p>
    <w:p w14:paraId="19E272E8" w14:textId="77777777" w:rsidR="004444E9" w:rsidRDefault="004444E9" w:rsidP="004444E9">
      <w:pPr>
        <w:numPr>
          <w:ilvl w:val="12"/>
          <w:numId w:val="0"/>
        </w:numPr>
        <w:tabs>
          <w:tab w:val="left" w:pos="1440"/>
        </w:tabs>
        <w:spacing w:line="240" w:lineRule="atLeast"/>
        <w:ind w:left="624" w:hanging="624"/>
        <w:rPr>
          <w:rtl/>
        </w:rPr>
      </w:pPr>
      <w:r>
        <w:rPr>
          <w:rFonts w:hint="cs"/>
          <w:rtl/>
        </w:rPr>
        <w:tab/>
      </w:r>
      <w:r>
        <w:rPr>
          <w:rtl/>
        </w:rPr>
        <w:t>הקבלן מצהיר ומתחייב בזה כדלקמן:</w:t>
      </w:r>
    </w:p>
    <w:p w14:paraId="1F5EFDC8" w14:textId="77777777" w:rsidR="004444E9" w:rsidRDefault="004444E9" w:rsidP="004444E9">
      <w:pPr>
        <w:numPr>
          <w:ilvl w:val="12"/>
          <w:numId w:val="0"/>
        </w:numPr>
        <w:tabs>
          <w:tab w:val="left" w:pos="1440"/>
        </w:tabs>
        <w:spacing w:line="240" w:lineRule="atLeast"/>
        <w:ind w:left="624" w:hanging="624"/>
        <w:rPr>
          <w:rtl/>
        </w:rPr>
      </w:pPr>
    </w:p>
    <w:p w14:paraId="1A3AB0C8" w14:textId="5DFF090A" w:rsidR="004444E9" w:rsidRDefault="004444E9" w:rsidP="004444E9">
      <w:pPr>
        <w:numPr>
          <w:ilvl w:val="1"/>
          <w:numId w:val="1"/>
        </w:numPr>
        <w:tabs>
          <w:tab w:val="left" w:pos="1560"/>
        </w:tabs>
        <w:spacing w:line="240" w:lineRule="atLeast"/>
        <w:ind w:left="1361"/>
      </w:pPr>
      <w:r>
        <w:rPr>
          <w:rFonts w:hint="cs"/>
          <w:rtl/>
        </w:rPr>
        <w:t>הוא עומד בהוראות כל דין לצורך ההתקשרות ב</w:t>
      </w:r>
      <w:r w:rsidR="003D0047">
        <w:rPr>
          <w:rFonts w:hint="cs"/>
          <w:rtl/>
        </w:rPr>
        <w:t xml:space="preserve">ביצוע עבודות הגמר </w:t>
      </w:r>
      <w:r>
        <w:rPr>
          <w:rFonts w:hint="cs"/>
          <w:rtl/>
        </w:rPr>
        <w:t xml:space="preserve"> על כל שלביה, לרבות דיני התכנון והבניה ודיני בטיחות בעבודה.</w:t>
      </w:r>
    </w:p>
    <w:p w14:paraId="589CBB4D" w14:textId="77777777" w:rsidR="004444E9" w:rsidRDefault="004444E9" w:rsidP="004444E9">
      <w:pPr>
        <w:tabs>
          <w:tab w:val="left" w:pos="1560"/>
        </w:tabs>
        <w:spacing w:line="240" w:lineRule="atLeast"/>
        <w:ind w:left="624"/>
      </w:pPr>
    </w:p>
    <w:p w14:paraId="0FCA603A" w14:textId="14B0AE3B" w:rsidR="004444E9" w:rsidRDefault="004444E9" w:rsidP="004444E9">
      <w:pPr>
        <w:numPr>
          <w:ilvl w:val="1"/>
          <w:numId w:val="1"/>
        </w:numPr>
        <w:tabs>
          <w:tab w:val="left" w:pos="1560"/>
        </w:tabs>
        <w:spacing w:line="240" w:lineRule="atLeast"/>
        <w:ind w:left="1361"/>
      </w:pPr>
      <w:r>
        <w:rPr>
          <w:rFonts w:hint="cs"/>
          <w:rtl/>
        </w:rPr>
        <w:t>הוא קבלן מורשה כדין ורשום בפנקס הקבלנים</w:t>
      </w:r>
      <w:r w:rsidR="002C4628">
        <w:rPr>
          <w:rFonts w:hint="cs"/>
          <w:rtl/>
        </w:rPr>
        <w:t xml:space="preserve"> בסיווג </w:t>
      </w:r>
      <w:r w:rsidR="001C533E">
        <w:rPr>
          <w:rFonts w:hint="cs"/>
          <w:rtl/>
        </w:rPr>
        <w:t>ג׳1</w:t>
      </w:r>
      <w:r>
        <w:rPr>
          <w:rFonts w:hint="cs"/>
          <w:rtl/>
        </w:rPr>
        <w:t>.</w:t>
      </w:r>
    </w:p>
    <w:p w14:paraId="61DA5015" w14:textId="77777777" w:rsidR="004444E9" w:rsidRDefault="004444E9" w:rsidP="004444E9">
      <w:pPr>
        <w:keepLines w:val="0"/>
        <w:spacing w:line="300" w:lineRule="auto"/>
        <w:ind w:left="198"/>
        <w:rPr>
          <w:rtl/>
        </w:rPr>
      </w:pPr>
    </w:p>
    <w:p w14:paraId="059F6DF6" w14:textId="0FBA8F62" w:rsidR="004444E9" w:rsidRDefault="004444E9" w:rsidP="0096173D">
      <w:pPr>
        <w:numPr>
          <w:ilvl w:val="1"/>
          <w:numId w:val="1"/>
        </w:numPr>
        <w:tabs>
          <w:tab w:val="left" w:pos="1560"/>
        </w:tabs>
        <w:spacing w:line="240" w:lineRule="atLeast"/>
        <w:ind w:left="1361"/>
        <w:rPr>
          <w:rtl/>
        </w:rPr>
      </w:pPr>
      <w:r>
        <w:rPr>
          <w:rFonts w:hint="cs"/>
          <w:rtl/>
        </w:rPr>
        <w:t xml:space="preserve">הוא "קבלן ראשי" ו"מבצע העבודה" </w:t>
      </w:r>
      <w:r w:rsidR="00183F59">
        <w:rPr>
          <w:rFonts w:hint="cs"/>
          <w:rtl/>
        </w:rPr>
        <w:t>נ</w:t>
      </w:r>
      <w:r w:rsidR="002C4628">
        <w:rPr>
          <w:rFonts w:hint="cs"/>
          <w:rtl/>
        </w:rPr>
        <w:t>שו</w:t>
      </w:r>
      <w:r w:rsidR="00183F59">
        <w:rPr>
          <w:rFonts w:hint="cs"/>
          <w:rtl/>
        </w:rPr>
        <w:t>א הסכם זה ומבצע העבוד</w:t>
      </w:r>
      <w:r w:rsidR="002C4628">
        <w:rPr>
          <w:rFonts w:hint="cs"/>
          <w:rtl/>
        </w:rPr>
        <w:t>ות</w:t>
      </w:r>
      <w:r w:rsidR="00183F59">
        <w:rPr>
          <w:rFonts w:hint="cs"/>
          <w:rtl/>
        </w:rPr>
        <w:t xml:space="preserve">, </w:t>
      </w:r>
      <w:r>
        <w:rPr>
          <w:rFonts w:hint="cs"/>
          <w:rtl/>
        </w:rPr>
        <w:t>כהגדרתם של מונחים אלה בתקנות הבטיחות בעבודה (עבודות בניה), תשמ"ח- 1988 (להלן: "</w:t>
      </w:r>
      <w:r w:rsidRPr="002C4628">
        <w:rPr>
          <w:rFonts w:hint="cs"/>
          <w:b/>
          <w:bCs/>
          <w:rtl/>
        </w:rPr>
        <w:t>התקנות</w:t>
      </w:r>
      <w:r>
        <w:rPr>
          <w:rFonts w:hint="cs"/>
          <w:rtl/>
        </w:rPr>
        <w:t>") ומתחייב לפעול מכוח תפקיד זה על כל המשמעויות הנובעות ממנו. יובהר, כי הקבלן והוא לבדו מתפקד כקבלן ראשי כאמור</w:t>
      </w:r>
      <w:r w:rsidR="002C4628">
        <w:rPr>
          <w:rFonts w:hint="cs"/>
          <w:rtl/>
        </w:rPr>
        <w:t>.</w:t>
      </w:r>
    </w:p>
    <w:p w14:paraId="495C27D2" w14:textId="77777777" w:rsidR="004444E9" w:rsidRDefault="004444E9" w:rsidP="004444E9">
      <w:pPr>
        <w:numPr>
          <w:ilvl w:val="12"/>
          <w:numId w:val="0"/>
        </w:numPr>
        <w:tabs>
          <w:tab w:val="left" w:pos="1560"/>
        </w:tabs>
        <w:spacing w:line="240" w:lineRule="atLeast"/>
        <w:ind w:left="1560" w:hanging="624"/>
        <w:rPr>
          <w:rtl/>
        </w:rPr>
      </w:pPr>
    </w:p>
    <w:p w14:paraId="6F707A34" w14:textId="173CB8EC" w:rsidR="004444E9" w:rsidRPr="001C533E" w:rsidRDefault="004444E9" w:rsidP="004444E9">
      <w:pPr>
        <w:numPr>
          <w:ilvl w:val="1"/>
          <w:numId w:val="1"/>
        </w:numPr>
        <w:tabs>
          <w:tab w:val="left" w:pos="1560"/>
        </w:tabs>
        <w:spacing w:line="240" w:lineRule="atLeast"/>
        <w:ind w:left="1361"/>
        <w:rPr>
          <w:rtl/>
        </w:rPr>
      </w:pPr>
      <w:r w:rsidRPr="001C533E">
        <w:rPr>
          <w:rtl/>
        </w:rPr>
        <w:t xml:space="preserve">מיום </w:t>
      </w:r>
      <w:r w:rsidR="001C533E" w:rsidRPr="001C533E">
        <w:rPr>
          <w:rFonts w:hint="cs"/>
          <w:rtl/>
        </w:rPr>
        <w:t>פעילות החברה</w:t>
      </w:r>
      <w:r w:rsidR="000B315A" w:rsidRPr="001C533E">
        <w:rPr>
          <w:rFonts w:hint="cs"/>
          <w:rtl/>
        </w:rPr>
        <w:t xml:space="preserve"> </w:t>
      </w:r>
      <w:r w:rsidRPr="001C533E">
        <w:rPr>
          <w:rtl/>
        </w:rPr>
        <w:t xml:space="preserve">לא נפתחו </w:t>
      </w:r>
      <w:r w:rsidR="001C533E" w:rsidRPr="001C533E">
        <w:rPr>
          <w:rFonts w:hint="cs"/>
          <w:rtl/>
        </w:rPr>
        <w:t>נגדה</w:t>
      </w:r>
      <w:r w:rsidR="000B315A" w:rsidRPr="001C533E">
        <w:rPr>
          <w:rFonts w:hint="cs"/>
          <w:rtl/>
        </w:rPr>
        <w:t xml:space="preserve"> </w:t>
      </w:r>
      <w:r w:rsidRPr="001C533E">
        <w:rPr>
          <w:rtl/>
        </w:rPr>
        <w:t xml:space="preserve">הליכי </w:t>
      </w:r>
      <w:r w:rsidR="000B315A" w:rsidRPr="001C533E">
        <w:rPr>
          <w:rFonts w:hint="cs"/>
          <w:rtl/>
        </w:rPr>
        <w:t xml:space="preserve">פשיטת רגל </w:t>
      </w:r>
      <w:r w:rsidRPr="001C533E">
        <w:rPr>
          <w:rtl/>
        </w:rPr>
        <w:t xml:space="preserve"> על נכסיו, כולם או חלקם ולא ידוע על כל סיבה מהותית העשויה לגרום לכך.</w:t>
      </w:r>
    </w:p>
    <w:p w14:paraId="490D11B4" w14:textId="77777777" w:rsidR="004444E9" w:rsidRDefault="004444E9" w:rsidP="004444E9">
      <w:pPr>
        <w:numPr>
          <w:ilvl w:val="12"/>
          <w:numId w:val="0"/>
        </w:numPr>
        <w:tabs>
          <w:tab w:val="left" w:pos="1560"/>
        </w:tabs>
        <w:spacing w:line="240" w:lineRule="atLeast"/>
        <w:ind w:left="1560" w:hanging="624"/>
        <w:rPr>
          <w:rtl/>
        </w:rPr>
      </w:pPr>
    </w:p>
    <w:p w14:paraId="15E85824" w14:textId="77777777" w:rsidR="004444E9" w:rsidRDefault="004444E9" w:rsidP="004444E9">
      <w:pPr>
        <w:numPr>
          <w:ilvl w:val="1"/>
          <w:numId w:val="1"/>
        </w:numPr>
        <w:tabs>
          <w:tab w:val="left" w:pos="1560"/>
        </w:tabs>
        <w:spacing w:line="240" w:lineRule="atLeast"/>
        <w:ind w:left="1361"/>
        <w:rPr>
          <w:rtl/>
        </w:rPr>
      </w:pPr>
      <w:r>
        <w:rPr>
          <w:rtl/>
        </w:rPr>
        <w:t>אין בחוזה או הסכם כלשהו שהקבלן צד לו הוראה כלשהי המונעת</w:t>
      </w:r>
      <w:r>
        <w:rPr>
          <w:bCs/>
          <w:rtl/>
        </w:rPr>
        <w:t xml:space="preserve"> </w:t>
      </w:r>
      <w:r>
        <w:rPr>
          <w:rtl/>
        </w:rPr>
        <w:t>מהקבלן להתקשר בחוזה זה ו/או לבצע הוראה כלשהי מהוראותיו.</w:t>
      </w:r>
    </w:p>
    <w:p w14:paraId="0D8A2769" w14:textId="77777777" w:rsidR="004444E9" w:rsidRDefault="004444E9" w:rsidP="004444E9">
      <w:pPr>
        <w:numPr>
          <w:ilvl w:val="12"/>
          <w:numId w:val="0"/>
        </w:numPr>
        <w:tabs>
          <w:tab w:val="left" w:pos="1560"/>
        </w:tabs>
        <w:spacing w:line="240" w:lineRule="atLeast"/>
        <w:ind w:left="1560" w:hanging="624"/>
        <w:rPr>
          <w:rtl/>
        </w:rPr>
      </w:pPr>
    </w:p>
    <w:p w14:paraId="0816A1D1" w14:textId="77777777" w:rsidR="004444E9" w:rsidRDefault="004444E9" w:rsidP="004444E9">
      <w:pPr>
        <w:numPr>
          <w:ilvl w:val="1"/>
          <w:numId w:val="1"/>
        </w:numPr>
        <w:tabs>
          <w:tab w:val="left" w:pos="1560"/>
        </w:tabs>
        <w:spacing w:line="240" w:lineRule="atLeast"/>
        <w:ind w:left="1361"/>
        <w:rPr>
          <w:rtl/>
        </w:rPr>
      </w:pPr>
      <w:r>
        <w:rPr>
          <w:rtl/>
        </w:rPr>
        <w:t>הקבלן הינו קבלן רשום ברשם הקבלנים לעבודות מסוג העבודות נשוא חוזה זה, והוא מורשה על פי כל דין לביצוע העבודות מסוג העבודות נשוא חוזה זה, ובהיקף העבודות על פי חוזה זה.</w:t>
      </w:r>
    </w:p>
    <w:p w14:paraId="674A8B04" w14:textId="77777777" w:rsidR="004444E9" w:rsidRDefault="004444E9" w:rsidP="004444E9">
      <w:pPr>
        <w:numPr>
          <w:ilvl w:val="12"/>
          <w:numId w:val="0"/>
        </w:numPr>
        <w:tabs>
          <w:tab w:val="left" w:pos="1560"/>
        </w:tabs>
        <w:spacing w:line="240" w:lineRule="atLeast"/>
        <w:ind w:left="1560" w:hanging="624"/>
        <w:rPr>
          <w:rtl/>
        </w:rPr>
      </w:pPr>
    </w:p>
    <w:p w14:paraId="31C40C38" w14:textId="77777777" w:rsidR="004444E9" w:rsidRDefault="004444E9" w:rsidP="004444E9">
      <w:pPr>
        <w:numPr>
          <w:ilvl w:val="1"/>
          <w:numId w:val="1"/>
        </w:numPr>
        <w:tabs>
          <w:tab w:val="left" w:pos="1560"/>
        </w:tabs>
        <w:spacing w:line="240" w:lineRule="atLeast"/>
        <w:ind w:left="1361"/>
        <w:rPr>
          <w:rtl/>
        </w:rPr>
      </w:pPr>
      <w:r>
        <w:rPr>
          <w:rtl/>
        </w:rPr>
        <w:t>הקבלן הינו בעל הידע, המומחיות, הניסיון, הקשרים, הציוד, היכולת הטכנית, ההרשאה החוקית, כוח האדם וכל יתר האמצעים והכלים הנדרשים לשם ביצוע העבודות הדרושות ומילוי התחייבויותיו על פי הוראות חוזה זה, ועל כל דבר ועניין אחר הנוגעים להתחייבויות הקבלן על פי חוזה זה ולביצוען - במועדן ובמלואן.</w:t>
      </w:r>
    </w:p>
    <w:p w14:paraId="49158C2C" w14:textId="77777777" w:rsidR="004444E9" w:rsidRDefault="004444E9" w:rsidP="004444E9">
      <w:pPr>
        <w:numPr>
          <w:ilvl w:val="12"/>
          <w:numId w:val="0"/>
        </w:numPr>
        <w:tabs>
          <w:tab w:val="left" w:pos="1560"/>
        </w:tabs>
        <w:spacing w:line="240" w:lineRule="atLeast"/>
        <w:ind w:left="1560" w:hanging="624"/>
        <w:rPr>
          <w:rtl/>
        </w:rPr>
      </w:pPr>
    </w:p>
    <w:p w14:paraId="5AAF46EE" w14:textId="77777777" w:rsidR="004444E9" w:rsidRDefault="004444E9" w:rsidP="004444E9">
      <w:pPr>
        <w:numPr>
          <w:ilvl w:val="1"/>
          <w:numId w:val="1"/>
        </w:numPr>
        <w:tabs>
          <w:tab w:val="left" w:pos="1560"/>
        </w:tabs>
        <w:spacing w:line="240" w:lineRule="atLeast"/>
        <w:ind w:left="1361"/>
        <w:rPr>
          <w:rtl/>
        </w:rPr>
      </w:pPr>
      <w:r>
        <w:rPr>
          <w:rtl/>
        </w:rPr>
        <w:t>בביצוע העבודות יעסיק הקבלן צוותי עבודה מיומנים ומנוסים בעבודות מסוג העבודות נשוא חוזה זה, אשר יועסקו באתר בביצוע העבודות בהתאם להוראת כל דין.</w:t>
      </w:r>
    </w:p>
    <w:p w14:paraId="1140F53A" w14:textId="77777777" w:rsidR="004444E9" w:rsidRDefault="004444E9" w:rsidP="004444E9">
      <w:pPr>
        <w:numPr>
          <w:ilvl w:val="12"/>
          <w:numId w:val="0"/>
        </w:numPr>
        <w:tabs>
          <w:tab w:val="left" w:pos="1560"/>
        </w:tabs>
        <w:spacing w:line="240" w:lineRule="atLeast"/>
        <w:ind w:left="1560" w:hanging="624"/>
        <w:rPr>
          <w:rtl/>
        </w:rPr>
      </w:pPr>
    </w:p>
    <w:p w14:paraId="040C609B" w14:textId="5E4BE0BA" w:rsidR="004444E9" w:rsidRDefault="004444E9" w:rsidP="004444E9">
      <w:pPr>
        <w:numPr>
          <w:ilvl w:val="1"/>
          <w:numId w:val="1"/>
        </w:numPr>
        <w:tabs>
          <w:tab w:val="left" w:pos="1560"/>
        </w:tabs>
        <w:spacing w:line="240" w:lineRule="atLeast"/>
        <w:ind w:left="1361"/>
        <w:rPr>
          <w:rtl/>
        </w:rPr>
      </w:pPr>
      <w:r>
        <w:rPr>
          <w:rtl/>
        </w:rPr>
        <w:t xml:space="preserve">הקבלן קרא, עיין ומכיר את כל הנספחים לחוזה זה, המהווים חלק בלתי נפרד ממנו. </w:t>
      </w:r>
    </w:p>
    <w:p w14:paraId="69E2C611" w14:textId="77777777" w:rsidR="004444E9" w:rsidRDefault="004444E9" w:rsidP="004444E9">
      <w:pPr>
        <w:numPr>
          <w:ilvl w:val="12"/>
          <w:numId w:val="0"/>
        </w:numPr>
        <w:tabs>
          <w:tab w:val="left" w:pos="1560"/>
        </w:tabs>
        <w:spacing w:line="240" w:lineRule="atLeast"/>
        <w:ind w:left="1361" w:hanging="737"/>
        <w:rPr>
          <w:rtl/>
        </w:rPr>
      </w:pPr>
    </w:p>
    <w:p w14:paraId="3BD55703" w14:textId="77777777" w:rsidR="004444E9" w:rsidRPr="002375DD" w:rsidRDefault="004444E9" w:rsidP="004444E9">
      <w:pPr>
        <w:numPr>
          <w:ilvl w:val="1"/>
          <w:numId w:val="1"/>
        </w:numPr>
        <w:tabs>
          <w:tab w:val="left" w:pos="1560"/>
        </w:tabs>
        <w:spacing w:line="240" w:lineRule="atLeast"/>
        <w:ind w:left="1361"/>
        <w:rPr>
          <w:rtl/>
        </w:rPr>
      </w:pPr>
      <w:r w:rsidRPr="002375DD">
        <w:rPr>
          <w:rtl/>
        </w:rPr>
        <w:lastRenderedPageBreak/>
        <w:t>בחתימתו על חוזה זה מאשר הקבלן כי  לקח על  עצמו לבצע  את כל הכתוב בחוזה ובכל נספחיו, בהתאם לכל הדרישות המפורטות בחוזה ובנספחיו לעניין ביצוע העבודות, ובהתאם להוראות התקנים הישראלים מכל מין וסוג, החלים, אם חלים, על ביצוע כל חלק מן העבודות ו/או החומרים. מובהר כי העמידה בכל הוראות התקנים הישראלים כאמור תהא באחריותו של הקבלן ועל חשבונו הבלעדי; עוד מצהיר הקבלן שבדק ומצא, כי יוכל לקיים את כל הוראותיהם של החוזה והנספחים האמורים במועדן ובמלואן.</w:t>
      </w:r>
    </w:p>
    <w:p w14:paraId="0277E9F5" w14:textId="77777777" w:rsidR="004444E9" w:rsidRPr="002375DD" w:rsidRDefault="004444E9" w:rsidP="004444E9">
      <w:pPr>
        <w:numPr>
          <w:ilvl w:val="12"/>
          <w:numId w:val="0"/>
        </w:numPr>
        <w:tabs>
          <w:tab w:val="left" w:pos="1560"/>
        </w:tabs>
        <w:spacing w:line="240" w:lineRule="atLeast"/>
        <w:ind w:left="1560" w:hanging="624"/>
      </w:pPr>
    </w:p>
    <w:p w14:paraId="39ED3FBA" w14:textId="447EF37C" w:rsidR="004444E9" w:rsidRDefault="004444E9" w:rsidP="004444E9">
      <w:pPr>
        <w:numPr>
          <w:ilvl w:val="1"/>
          <w:numId w:val="1"/>
        </w:numPr>
        <w:tabs>
          <w:tab w:val="left" w:pos="1560"/>
        </w:tabs>
        <w:spacing w:line="240" w:lineRule="atLeast"/>
        <w:ind w:left="1361"/>
      </w:pPr>
      <w:r w:rsidRPr="002375DD">
        <w:rPr>
          <w:rtl/>
        </w:rPr>
        <w:t xml:space="preserve">מבלי לגרוע מכלליות האמור בכל הוראה מהוראות החוזה, הקבלן יספק על חשבונו את כל העובדים, הכלים, הציוד והחומרים הנחוצים ו/או הרצויים לצורך ביצוע העבודות בהתאם  לתוכניות </w:t>
      </w:r>
      <w:r w:rsidR="002C4628" w:rsidRPr="002375DD">
        <w:rPr>
          <w:rFonts w:hint="cs"/>
          <w:rtl/>
        </w:rPr>
        <w:t>ו</w:t>
      </w:r>
      <w:r w:rsidRPr="002375DD">
        <w:rPr>
          <w:rtl/>
        </w:rPr>
        <w:t>למפרט הטכני</w:t>
      </w:r>
      <w:r w:rsidR="00650826" w:rsidRPr="002375DD">
        <w:rPr>
          <w:rFonts w:hint="cs"/>
          <w:rtl/>
        </w:rPr>
        <w:t xml:space="preserve">, </w:t>
      </w:r>
      <w:r w:rsidR="00650826" w:rsidRPr="002375DD">
        <w:rPr>
          <w:rFonts w:hint="eastAsia"/>
          <w:rtl/>
        </w:rPr>
        <w:t>לא</w:t>
      </w:r>
      <w:r w:rsidR="00650826" w:rsidRPr="002375DD">
        <w:rPr>
          <w:rtl/>
        </w:rPr>
        <w:t xml:space="preserve"> כולל כלים </w:t>
      </w:r>
      <w:r w:rsidR="002375DD" w:rsidRPr="002375DD">
        <w:rPr>
          <w:rFonts w:hint="eastAsia"/>
          <w:rtl/>
        </w:rPr>
        <w:t>ס</w:t>
      </w:r>
      <w:r w:rsidR="002375DD">
        <w:rPr>
          <w:rFonts w:hint="cs"/>
          <w:rtl/>
        </w:rPr>
        <w:t>ני</w:t>
      </w:r>
      <w:r w:rsidR="002375DD" w:rsidRPr="002375DD">
        <w:rPr>
          <w:rFonts w:hint="eastAsia"/>
          <w:rtl/>
        </w:rPr>
        <w:t>טריים</w:t>
      </w:r>
      <w:r w:rsidR="002375DD" w:rsidRPr="002375DD">
        <w:rPr>
          <w:rtl/>
        </w:rPr>
        <w:t xml:space="preserve"> </w:t>
      </w:r>
      <w:r w:rsidR="00650826" w:rsidRPr="002375DD">
        <w:rPr>
          <w:rtl/>
        </w:rPr>
        <w:t>וחומר לבן</w:t>
      </w:r>
      <w:r w:rsidR="00B81A61">
        <w:rPr>
          <w:rFonts w:hint="cs"/>
          <w:rtl/>
        </w:rPr>
        <w:t>.</w:t>
      </w:r>
    </w:p>
    <w:p w14:paraId="6D866F18" w14:textId="77777777" w:rsidR="009A6EB9" w:rsidRDefault="009A6EB9" w:rsidP="009A6EB9">
      <w:pPr>
        <w:pStyle w:val="ListParagraph"/>
        <w:rPr>
          <w:rFonts w:hint="cs"/>
          <w:rtl/>
        </w:rPr>
      </w:pPr>
    </w:p>
    <w:p w14:paraId="27AE7F40" w14:textId="0E795628" w:rsidR="004444E9" w:rsidRPr="00211CFB" w:rsidRDefault="004444E9" w:rsidP="009A6EB9">
      <w:pPr>
        <w:numPr>
          <w:ilvl w:val="1"/>
          <w:numId w:val="1"/>
        </w:numPr>
        <w:tabs>
          <w:tab w:val="left" w:pos="1560"/>
        </w:tabs>
        <w:spacing w:line="240" w:lineRule="atLeast"/>
        <w:ind w:left="1361"/>
        <w:rPr>
          <w:rtl/>
        </w:rPr>
      </w:pPr>
      <w:r>
        <w:rPr>
          <w:rtl/>
        </w:rPr>
        <w:t xml:space="preserve">הקבלן </w:t>
      </w:r>
      <w:r w:rsidR="00CE4ED2">
        <w:rPr>
          <w:rFonts w:hint="cs"/>
          <w:rtl/>
        </w:rPr>
        <w:t xml:space="preserve">מתחייב לבצע </w:t>
      </w:r>
      <w:r>
        <w:rPr>
          <w:rtl/>
        </w:rPr>
        <w:t xml:space="preserve"> את העבודות בהתאם ללוח הזמנים המפורט בסעיף </w:t>
      </w:r>
      <w:r w:rsidR="009A6EB9">
        <w:rPr>
          <w:rFonts w:hint="cs"/>
          <w:rtl/>
        </w:rPr>
        <w:t>6</w:t>
      </w:r>
      <w:r>
        <w:rPr>
          <w:rtl/>
        </w:rPr>
        <w:t xml:space="preserve"> להלן. </w:t>
      </w:r>
    </w:p>
    <w:p w14:paraId="6C5480E8" w14:textId="77777777" w:rsidR="004444E9" w:rsidRDefault="004444E9" w:rsidP="004444E9">
      <w:pPr>
        <w:numPr>
          <w:ilvl w:val="12"/>
          <w:numId w:val="0"/>
        </w:numPr>
        <w:tabs>
          <w:tab w:val="left" w:pos="1560"/>
        </w:tabs>
        <w:spacing w:line="240" w:lineRule="atLeast"/>
        <w:ind w:left="1560" w:hanging="624"/>
        <w:rPr>
          <w:rtl/>
        </w:rPr>
      </w:pPr>
    </w:p>
    <w:p w14:paraId="61D11B17" w14:textId="6413171C" w:rsidR="001C533E" w:rsidRPr="002375DD" w:rsidRDefault="001C533E" w:rsidP="002375DD">
      <w:pPr>
        <w:numPr>
          <w:ilvl w:val="1"/>
          <w:numId w:val="1"/>
        </w:numPr>
        <w:tabs>
          <w:tab w:val="left" w:pos="1560"/>
        </w:tabs>
        <w:spacing w:line="240" w:lineRule="atLeast"/>
        <w:ind w:left="1361"/>
      </w:pPr>
      <w:r w:rsidRPr="002375DD">
        <w:rPr>
          <w:rtl/>
        </w:rPr>
        <w:t>הקבלן מצהיר כי בטרם חתימתו על הסכם זה בדק ובחן, במידה סבירה ועל סמך המידע והמסמכים שהועמדו לרשותו על-ידי המזמין, את האתר, סביבותיו, דרכי הגישה אליו, והתנאים הכלליים הידועים במועד החתימה לביצוע העבודות</w:t>
      </w:r>
      <w:r w:rsidRPr="002375DD">
        <w:t>.</w:t>
      </w:r>
    </w:p>
    <w:p w14:paraId="0042F492" w14:textId="35A8B181" w:rsidR="00765C68" w:rsidRPr="002375DD" w:rsidRDefault="00765C68" w:rsidP="002375DD">
      <w:pPr>
        <w:tabs>
          <w:tab w:val="left" w:pos="1560"/>
        </w:tabs>
        <w:spacing w:line="240" w:lineRule="atLeast"/>
        <w:ind w:left="1361"/>
        <w:rPr>
          <w:rtl/>
        </w:rPr>
      </w:pPr>
    </w:p>
    <w:p w14:paraId="00E22924" w14:textId="1895E463" w:rsidR="004444E9" w:rsidRDefault="00C74ACE" w:rsidP="002375DD">
      <w:pPr>
        <w:tabs>
          <w:tab w:val="left" w:pos="1560"/>
        </w:tabs>
        <w:spacing w:line="240" w:lineRule="atLeast"/>
        <w:ind w:left="1361"/>
        <w:rPr>
          <w:rtl/>
        </w:rPr>
      </w:pPr>
      <w:r w:rsidRPr="002375DD">
        <w:rPr>
          <w:rFonts w:hint="eastAsia"/>
          <w:rtl/>
        </w:rPr>
        <w:t>מבלי</w:t>
      </w:r>
      <w:r w:rsidRPr="002375DD">
        <w:rPr>
          <w:rtl/>
        </w:rPr>
        <w:t xml:space="preserve"> לגרוע מכלליות האמור לעיל, ידוע לקבלן </w:t>
      </w:r>
      <w:r w:rsidR="00CE07AB" w:rsidRPr="002375DD">
        <w:rPr>
          <w:rFonts w:hint="eastAsia"/>
          <w:rtl/>
        </w:rPr>
        <w:t>כי</w:t>
      </w:r>
      <w:r w:rsidR="00CE07AB" w:rsidRPr="002375DD">
        <w:rPr>
          <w:rtl/>
        </w:rPr>
        <w:t xml:space="preserve"> באתר </w:t>
      </w:r>
      <w:r w:rsidR="002C6C3C" w:rsidRPr="002375DD">
        <w:rPr>
          <w:rFonts w:hint="eastAsia"/>
          <w:rtl/>
        </w:rPr>
        <w:t>מתבצעות</w:t>
      </w:r>
      <w:r w:rsidR="002C6C3C" w:rsidRPr="002375DD">
        <w:rPr>
          <w:rtl/>
        </w:rPr>
        <w:t xml:space="preserve"> עבודות במסגרת </w:t>
      </w:r>
      <w:proofErr w:type="spellStart"/>
      <w:r w:rsidR="002C6C3C" w:rsidRPr="002375DD">
        <w:rPr>
          <w:rFonts w:hint="eastAsia"/>
          <w:rtl/>
        </w:rPr>
        <w:t>פרוייקט</w:t>
      </w:r>
      <w:proofErr w:type="spellEnd"/>
      <w:r w:rsidR="002C6C3C" w:rsidRPr="002375DD">
        <w:rPr>
          <w:rtl/>
        </w:rPr>
        <w:t xml:space="preserve"> תמ"א חיזוק וכי מדובר באת</w:t>
      </w:r>
      <w:r w:rsidR="002C6187" w:rsidRPr="002375DD">
        <w:rPr>
          <w:rFonts w:hint="eastAsia"/>
          <w:rtl/>
        </w:rPr>
        <w:t>ר</w:t>
      </w:r>
      <w:r w:rsidR="002C6187" w:rsidRPr="002375DD">
        <w:rPr>
          <w:rtl/>
        </w:rPr>
        <w:t xml:space="preserve"> </w:t>
      </w:r>
      <w:r w:rsidR="002C6C3C" w:rsidRPr="002375DD">
        <w:rPr>
          <w:rFonts w:hint="eastAsia"/>
          <w:rtl/>
        </w:rPr>
        <w:t>בניה</w:t>
      </w:r>
      <w:r w:rsidR="002C6C3C" w:rsidRPr="002375DD">
        <w:rPr>
          <w:rtl/>
        </w:rPr>
        <w:t xml:space="preserve"> </w:t>
      </w:r>
      <w:r w:rsidR="002C6187" w:rsidRPr="002375DD">
        <w:rPr>
          <w:rFonts w:hint="eastAsia"/>
          <w:rtl/>
        </w:rPr>
        <w:t>פעיל</w:t>
      </w:r>
      <w:r w:rsidR="002C6187" w:rsidRPr="002375DD">
        <w:rPr>
          <w:rtl/>
        </w:rPr>
        <w:t xml:space="preserve"> שהעבודו</w:t>
      </w:r>
      <w:r w:rsidR="00765C68" w:rsidRPr="002375DD">
        <w:rPr>
          <w:rFonts w:hint="eastAsia"/>
          <w:rtl/>
        </w:rPr>
        <w:t>ת</w:t>
      </w:r>
      <w:r w:rsidR="002C6187" w:rsidRPr="002375DD">
        <w:rPr>
          <w:rtl/>
        </w:rPr>
        <w:t xml:space="preserve"> בו טרם הסתיימו וכי </w:t>
      </w:r>
      <w:r w:rsidR="00102A1A" w:rsidRPr="002375DD">
        <w:rPr>
          <w:rFonts w:hint="eastAsia"/>
          <w:rtl/>
        </w:rPr>
        <w:t>הקבלן</w:t>
      </w:r>
      <w:r w:rsidR="00102A1A" w:rsidRPr="002375DD">
        <w:rPr>
          <w:rtl/>
        </w:rPr>
        <w:t xml:space="preserve"> יידרש לבצע את עבודות השיפו</w:t>
      </w:r>
      <w:r w:rsidR="00765C68" w:rsidRPr="002375DD">
        <w:rPr>
          <w:rFonts w:hint="eastAsia"/>
          <w:rtl/>
        </w:rPr>
        <w:t>ץ</w:t>
      </w:r>
      <w:r w:rsidR="00102A1A" w:rsidRPr="002375DD">
        <w:rPr>
          <w:rtl/>
        </w:rPr>
        <w:t xml:space="preserve"> על פי הסכם זה</w:t>
      </w:r>
      <w:r w:rsidR="00DF418D" w:rsidRPr="002375DD">
        <w:rPr>
          <w:rtl/>
        </w:rPr>
        <w:t xml:space="preserve"> במק</w:t>
      </w:r>
      <w:r w:rsidR="00765C68" w:rsidRPr="002375DD">
        <w:rPr>
          <w:rFonts w:hint="eastAsia"/>
          <w:rtl/>
        </w:rPr>
        <w:t>ב</w:t>
      </w:r>
      <w:r w:rsidR="00DF418D" w:rsidRPr="002375DD">
        <w:rPr>
          <w:rFonts w:hint="eastAsia"/>
          <w:rtl/>
        </w:rPr>
        <w:t>יל</w:t>
      </w:r>
      <w:r w:rsidR="00DF418D" w:rsidRPr="002375DD">
        <w:rPr>
          <w:rtl/>
        </w:rPr>
        <w:t xml:space="preserve"> ותוך כדי עבודות </w:t>
      </w:r>
      <w:proofErr w:type="spellStart"/>
      <w:r w:rsidR="00DF418D" w:rsidRPr="002375DD">
        <w:rPr>
          <w:rFonts w:hint="eastAsia"/>
          <w:rtl/>
        </w:rPr>
        <w:t>התמ</w:t>
      </w:r>
      <w:r w:rsidR="00DF418D" w:rsidRPr="002375DD">
        <w:rPr>
          <w:rtl/>
        </w:rPr>
        <w:t>"א</w:t>
      </w:r>
      <w:proofErr w:type="spellEnd"/>
      <w:r w:rsidR="00DF418D" w:rsidRPr="002375DD">
        <w:rPr>
          <w:rtl/>
        </w:rPr>
        <w:t xml:space="preserve"> </w:t>
      </w:r>
      <w:r w:rsidR="00765C68" w:rsidRPr="002375DD">
        <w:rPr>
          <w:rFonts w:hint="eastAsia"/>
          <w:rtl/>
        </w:rPr>
        <w:t>המתבצעות</w:t>
      </w:r>
      <w:r w:rsidR="00765C68" w:rsidRPr="002375DD">
        <w:rPr>
          <w:rtl/>
        </w:rPr>
        <w:t xml:space="preserve"> </w:t>
      </w:r>
      <w:r w:rsidR="00DF418D" w:rsidRPr="002375DD">
        <w:rPr>
          <w:rFonts w:hint="eastAsia"/>
          <w:rtl/>
        </w:rPr>
        <w:t>בבניין</w:t>
      </w:r>
      <w:r w:rsidR="00E673E3" w:rsidRPr="002375DD">
        <w:rPr>
          <w:rtl/>
        </w:rPr>
        <w:t xml:space="preserve"> ע"י יזם/קבלן </w:t>
      </w:r>
      <w:proofErr w:type="spellStart"/>
      <w:r w:rsidR="00E673E3" w:rsidRPr="002375DD">
        <w:rPr>
          <w:rFonts w:hint="eastAsia"/>
          <w:rtl/>
        </w:rPr>
        <w:t>התמ</w:t>
      </w:r>
      <w:r w:rsidR="00E673E3" w:rsidRPr="002375DD">
        <w:rPr>
          <w:rtl/>
        </w:rPr>
        <w:t>"א</w:t>
      </w:r>
      <w:proofErr w:type="spellEnd"/>
      <w:r w:rsidR="00765C68" w:rsidRPr="002375DD">
        <w:rPr>
          <w:rtl/>
        </w:rPr>
        <w:t xml:space="preserve">, </w:t>
      </w:r>
      <w:r w:rsidR="00DF418D" w:rsidRPr="002375DD">
        <w:rPr>
          <w:rFonts w:hint="eastAsia"/>
          <w:rtl/>
        </w:rPr>
        <w:t>על</w:t>
      </w:r>
      <w:r w:rsidR="00DF418D" w:rsidRPr="002375DD">
        <w:rPr>
          <w:rtl/>
        </w:rPr>
        <w:t xml:space="preserve"> כל הנובע ומשתמע מכך.</w:t>
      </w:r>
      <w:r w:rsidR="00DF418D">
        <w:rPr>
          <w:rFonts w:hint="cs"/>
          <w:rtl/>
        </w:rPr>
        <w:t xml:space="preserve"> </w:t>
      </w:r>
    </w:p>
    <w:p w14:paraId="7F50EA12" w14:textId="77777777" w:rsidR="004444E9" w:rsidRDefault="004444E9" w:rsidP="004444E9">
      <w:pPr>
        <w:numPr>
          <w:ilvl w:val="12"/>
          <w:numId w:val="0"/>
        </w:numPr>
        <w:tabs>
          <w:tab w:val="left" w:pos="1560"/>
        </w:tabs>
        <w:spacing w:line="240" w:lineRule="atLeast"/>
        <w:ind w:left="1361" w:hanging="737"/>
        <w:rPr>
          <w:rtl/>
        </w:rPr>
      </w:pPr>
      <w:r>
        <w:rPr>
          <w:rFonts w:hint="cs"/>
          <w:rtl/>
        </w:rPr>
        <w:tab/>
      </w:r>
    </w:p>
    <w:p w14:paraId="5E30A3E2" w14:textId="77777777" w:rsidR="004444E9" w:rsidRDefault="004444E9" w:rsidP="004444E9">
      <w:pPr>
        <w:numPr>
          <w:ilvl w:val="12"/>
          <w:numId w:val="0"/>
        </w:numPr>
        <w:tabs>
          <w:tab w:val="left" w:pos="1560"/>
        </w:tabs>
        <w:spacing w:line="240" w:lineRule="atLeast"/>
        <w:ind w:left="1361" w:hanging="737"/>
        <w:rPr>
          <w:rtl/>
        </w:rPr>
      </w:pPr>
    </w:p>
    <w:p w14:paraId="0B0BF756" w14:textId="77777777" w:rsidR="004444E9" w:rsidRDefault="004444E9" w:rsidP="009A6EB9">
      <w:pPr>
        <w:numPr>
          <w:ilvl w:val="12"/>
          <w:numId w:val="0"/>
        </w:numPr>
        <w:spacing w:line="240" w:lineRule="atLeast"/>
        <w:ind w:left="1150" w:hanging="567"/>
        <w:rPr>
          <w:rtl/>
        </w:rPr>
      </w:pPr>
      <w:r>
        <w:rPr>
          <w:b/>
          <w:bCs/>
          <w:u w:val="single"/>
          <w:rtl/>
        </w:rPr>
        <w:t>הצהרות והתחייבויות המזמין</w:t>
      </w:r>
    </w:p>
    <w:p w14:paraId="651C56BC" w14:textId="77777777" w:rsidR="004444E9" w:rsidRDefault="004444E9" w:rsidP="009A6EB9">
      <w:pPr>
        <w:numPr>
          <w:ilvl w:val="12"/>
          <w:numId w:val="0"/>
        </w:numPr>
        <w:spacing w:line="240" w:lineRule="atLeast"/>
        <w:ind w:left="1150" w:hanging="567"/>
        <w:rPr>
          <w:rtl/>
        </w:rPr>
      </w:pPr>
    </w:p>
    <w:p w14:paraId="0B3868DB" w14:textId="5DD36272" w:rsidR="004444E9" w:rsidRDefault="004444E9" w:rsidP="009A6EB9">
      <w:pPr>
        <w:numPr>
          <w:ilvl w:val="1"/>
          <w:numId w:val="1"/>
        </w:numPr>
        <w:tabs>
          <w:tab w:val="left" w:pos="1560"/>
        </w:tabs>
        <w:spacing w:line="240" w:lineRule="atLeast"/>
        <w:ind w:left="1361"/>
        <w:rPr>
          <w:rtl/>
        </w:rPr>
      </w:pPr>
      <w:r>
        <w:rPr>
          <w:rtl/>
        </w:rPr>
        <w:t xml:space="preserve">כי הינו </w:t>
      </w:r>
      <w:r w:rsidR="000B315A">
        <w:rPr>
          <w:rFonts w:hint="cs"/>
          <w:rtl/>
        </w:rPr>
        <w:t xml:space="preserve">המחזיק </w:t>
      </w:r>
      <w:r w:rsidR="00AF1AF3">
        <w:rPr>
          <w:rFonts w:hint="cs"/>
          <w:rtl/>
        </w:rPr>
        <w:t xml:space="preserve">והבעלים הרשום של האתר </w:t>
      </w:r>
      <w:r>
        <w:rPr>
          <w:rtl/>
        </w:rPr>
        <w:t>.</w:t>
      </w:r>
    </w:p>
    <w:p w14:paraId="0E1B4505" w14:textId="77777777" w:rsidR="004444E9" w:rsidRDefault="004444E9" w:rsidP="004444E9">
      <w:pPr>
        <w:numPr>
          <w:ilvl w:val="12"/>
          <w:numId w:val="0"/>
        </w:numPr>
        <w:tabs>
          <w:tab w:val="left" w:pos="1560"/>
        </w:tabs>
        <w:spacing w:line="240" w:lineRule="atLeast"/>
        <w:ind w:left="624"/>
        <w:rPr>
          <w:rtl/>
        </w:rPr>
      </w:pPr>
    </w:p>
    <w:p w14:paraId="7A6A3F14" w14:textId="77777777" w:rsidR="004444E9" w:rsidRDefault="004444E9" w:rsidP="004444E9">
      <w:pPr>
        <w:numPr>
          <w:ilvl w:val="1"/>
          <w:numId w:val="1"/>
        </w:numPr>
        <w:tabs>
          <w:tab w:val="left" w:pos="1560"/>
        </w:tabs>
        <w:spacing w:line="240" w:lineRule="atLeast"/>
        <w:ind w:left="1361"/>
        <w:rPr>
          <w:rtl/>
        </w:rPr>
      </w:pPr>
      <w:r>
        <w:rPr>
          <w:rtl/>
        </w:rPr>
        <w:t>כי אין כל מניעה חוקית, חוזית או אחרת להתקשרותו עם הקבלן עפ"י חוזה זה.</w:t>
      </w:r>
    </w:p>
    <w:p w14:paraId="5902CD90" w14:textId="77777777" w:rsidR="004444E9" w:rsidRDefault="004444E9" w:rsidP="004444E9">
      <w:pPr>
        <w:numPr>
          <w:ilvl w:val="12"/>
          <w:numId w:val="0"/>
        </w:numPr>
        <w:tabs>
          <w:tab w:val="left" w:pos="1560"/>
        </w:tabs>
        <w:spacing w:line="240" w:lineRule="atLeast"/>
        <w:ind w:left="624"/>
        <w:rPr>
          <w:rtl/>
        </w:rPr>
      </w:pPr>
    </w:p>
    <w:p w14:paraId="5B94EB59" w14:textId="3EC832C1" w:rsidR="004444E9" w:rsidRDefault="004444E9" w:rsidP="004444E9">
      <w:pPr>
        <w:numPr>
          <w:ilvl w:val="1"/>
          <w:numId w:val="1"/>
        </w:numPr>
        <w:tabs>
          <w:tab w:val="left" w:pos="1560"/>
        </w:tabs>
        <w:spacing w:line="240" w:lineRule="atLeast"/>
        <w:ind w:left="1361"/>
        <w:rPr>
          <w:rtl/>
        </w:rPr>
      </w:pPr>
      <w:r>
        <w:rPr>
          <w:rtl/>
        </w:rPr>
        <w:t>המזמין מתחייב לספק את כל הת</w:t>
      </w:r>
      <w:r w:rsidR="003D0047">
        <w:rPr>
          <w:rFonts w:hint="cs"/>
          <w:rtl/>
        </w:rPr>
        <w:t>ו</w:t>
      </w:r>
      <w:r>
        <w:rPr>
          <w:rtl/>
        </w:rPr>
        <w:t>כניות לרבות ת</w:t>
      </w:r>
      <w:r w:rsidR="003D0047">
        <w:rPr>
          <w:rFonts w:hint="cs"/>
          <w:rtl/>
        </w:rPr>
        <w:t>ו</w:t>
      </w:r>
      <w:r>
        <w:rPr>
          <w:rtl/>
        </w:rPr>
        <w:t>כניות שינויים ות</w:t>
      </w:r>
      <w:r w:rsidR="003D0047">
        <w:rPr>
          <w:rFonts w:hint="cs"/>
          <w:rtl/>
        </w:rPr>
        <w:t>ו</w:t>
      </w:r>
      <w:r>
        <w:rPr>
          <w:rtl/>
        </w:rPr>
        <w:t>כניות עבודה לצורך ביצוע העבודה</w:t>
      </w:r>
      <w:r w:rsidR="00380341">
        <w:rPr>
          <w:rFonts w:hint="cs"/>
          <w:rtl/>
        </w:rPr>
        <w:t xml:space="preserve">, וכן </w:t>
      </w:r>
      <w:r w:rsidR="00FF5143">
        <w:rPr>
          <w:rFonts w:hint="cs"/>
          <w:rtl/>
        </w:rPr>
        <w:t xml:space="preserve">לספק את החומרים שבאחריותו לספק </w:t>
      </w:r>
      <w:r>
        <w:rPr>
          <w:rtl/>
        </w:rPr>
        <w:t>במועדים הדרושים כך שלא יעכב את הקבלן בביצוע העבודות.</w:t>
      </w:r>
    </w:p>
    <w:p w14:paraId="7B158D98" w14:textId="77777777" w:rsidR="004444E9" w:rsidRDefault="004444E9" w:rsidP="004444E9">
      <w:pPr>
        <w:numPr>
          <w:ilvl w:val="12"/>
          <w:numId w:val="0"/>
        </w:numPr>
        <w:tabs>
          <w:tab w:val="left" w:pos="1560"/>
        </w:tabs>
        <w:spacing w:line="240" w:lineRule="atLeast"/>
        <w:ind w:left="624"/>
        <w:rPr>
          <w:rtl/>
        </w:rPr>
      </w:pPr>
    </w:p>
    <w:p w14:paraId="04E5FF60" w14:textId="77777777" w:rsidR="004444E9" w:rsidRDefault="004444E9" w:rsidP="004444E9">
      <w:pPr>
        <w:numPr>
          <w:ilvl w:val="12"/>
          <w:numId w:val="0"/>
        </w:numPr>
        <w:tabs>
          <w:tab w:val="left" w:pos="1560"/>
        </w:tabs>
        <w:spacing w:line="240" w:lineRule="atLeast"/>
        <w:ind w:left="624" w:hanging="624"/>
        <w:rPr>
          <w:rtl/>
        </w:rPr>
      </w:pPr>
    </w:p>
    <w:p w14:paraId="481DA4C3" w14:textId="77777777" w:rsidR="004444E9" w:rsidRDefault="004444E9" w:rsidP="004444E9">
      <w:pPr>
        <w:numPr>
          <w:ilvl w:val="0"/>
          <w:numId w:val="1"/>
        </w:numPr>
        <w:tabs>
          <w:tab w:val="left" w:pos="720"/>
        </w:tabs>
        <w:spacing w:line="240" w:lineRule="atLeast"/>
        <w:ind w:left="624"/>
        <w:rPr>
          <w:rtl/>
        </w:rPr>
      </w:pPr>
      <w:r>
        <w:rPr>
          <w:b/>
          <w:bCs/>
          <w:u w:val="single"/>
          <w:rtl/>
        </w:rPr>
        <w:t>המינוי</w:t>
      </w:r>
    </w:p>
    <w:p w14:paraId="3446A3E8" w14:textId="77777777" w:rsidR="004444E9" w:rsidRDefault="004444E9" w:rsidP="004444E9">
      <w:pPr>
        <w:numPr>
          <w:ilvl w:val="12"/>
          <w:numId w:val="0"/>
        </w:numPr>
        <w:tabs>
          <w:tab w:val="left" w:pos="720"/>
        </w:tabs>
        <w:spacing w:line="240" w:lineRule="atLeast"/>
        <w:ind w:left="624" w:hanging="624"/>
        <w:rPr>
          <w:rtl/>
        </w:rPr>
      </w:pPr>
    </w:p>
    <w:p w14:paraId="150AD7AC" w14:textId="27D4DC63" w:rsidR="004444E9" w:rsidRDefault="004444E9" w:rsidP="004444E9">
      <w:pPr>
        <w:numPr>
          <w:ilvl w:val="1"/>
          <w:numId w:val="1"/>
        </w:numPr>
        <w:tabs>
          <w:tab w:val="left" w:pos="1560"/>
        </w:tabs>
        <w:spacing w:line="240" w:lineRule="atLeast"/>
        <w:ind w:left="1361"/>
        <w:rPr>
          <w:rtl/>
        </w:rPr>
      </w:pPr>
      <w:r>
        <w:rPr>
          <w:rtl/>
        </w:rPr>
        <w:t xml:space="preserve">המזמין מוסר בזה לקבלן, והקבלן מקבל בזה על עצמו כלפי המזמין, את ביצוע העבודות המפורטות בחוזה זה, בתוכניות, במפרט הטכני, </w:t>
      </w:r>
      <w:proofErr w:type="spellStart"/>
      <w:r>
        <w:rPr>
          <w:rtl/>
        </w:rPr>
        <w:t>הכל</w:t>
      </w:r>
      <w:proofErr w:type="spellEnd"/>
      <w:r>
        <w:rPr>
          <w:rtl/>
        </w:rPr>
        <w:t xml:space="preserve"> בתמורה ובכפיפות לתנאים ולהוראות המפורטים בחוזה זה.</w:t>
      </w:r>
    </w:p>
    <w:p w14:paraId="5C009389" w14:textId="77777777" w:rsidR="004444E9" w:rsidRDefault="004444E9" w:rsidP="004444E9">
      <w:pPr>
        <w:numPr>
          <w:ilvl w:val="12"/>
          <w:numId w:val="0"/>
        </w:numPr>
        <w:tabs>
          <w:tab w:val="left" w:pos="1560"/>
        </w:tabs>
        <w:spacing w:line="240" w:lineRule="atLeast"/>
        <w:ind w:left="1560" w:hanging="624"/>
        <w:rPr>
          <w:rtl/>
        </w:rPr>
      </w:pPr>
    </w:p>
    <w:p w14:paraId="4293441A" w14:textId="033C92F4" w:rsidR="004444E9" w:rsidRDefault="004444E9" w:rsidP="000F222B">
      <w:pPr>
        <w:numPr>
          <w:ilvl w:val="1"/>
          <w:numId w:val="1"/>
        </w:numPr>
        <w:tabs>
          <w:tab w:val="left" w:pos="1560"/>
        </w:tabs>
        <w:spacing w:line="240" w:lineRule="atLeast"/>
        <w:ind w:left="1361"/>
        <w:rPr>
          <w:rtl/>
        </w:rPr>
      </w:pPr>
      <w:r>
        <w:rPr>
          <w:rtl/>
        </w:rPr>
        <w:t xml:space="preserve">הקבלן מתחייב בזה לבצע את העבודות בכפיפות להנחיות </w:t>
      </w:r>
      <w:r>
        <w:rPr>
          <w:rFonts w:hint="cs"/>
          <w:rtl/>
        </w:rPr>
        <w:t xml:space="preserve">המזמין </w:t>
      </w:r>
      <w:r>
        <w:rPr>
          <w:rtl/>
        </w:rPr>
        <w:t>ולהישמע להוראותי</w:t>
      </w:r>
      <w:r w:rsidR="000F222B">
        <w:rPr>
          <w:rFonts w:hint="cs"/>
          <w:rtl/>
        </w:rPr>
        <w:t>ו</w:t>
      </w:r>
      <w:r>
        <w:rPr>
          <w:rtl/>
        </w:rPr>
        <w:t xml:space="preserve">. </w:t>
      </w:r>
    </w:p>
    <w:p w14:paraId="248CE986" w14:textId="3951930F" w:rsidR="004444E9" w:rsidRDefault="004444E9" w:rsidP="004444E9">
      <w:pPr>
        <w:tabs>
          <w:tab w:val="left" w:pos="720"/>
        </w:tabs>
        <w:spacing w:line="240" w:lineRule="atLeast"/>
        <w:rPr>
          <w:rtl/>
        </w:rPr>
      </w:pPr>
    </w:p>
    <w:p w14:paraId="09837F05" w14:textId="14AC8AC2" w:rsidR="00AF1AF3" w:rsidRDefault="00AF1AF3" w:rsidP="004444E9">
      <w:pPr>
        <w:tabs>
          <w:tab w:val="left" w:pos="720"/>
        </w:tabs>
        <w:spacing w:line="240" w:lineRule="atLeast"/>
        <w:rPr>
          <w:rtl/>
        </w:rPr>
      </w:pPr>
    </w:p>
    <w:p w14:paraId="4CE78D86" w14:textId="77777777" w:rsidR="004444E9" w:rsidRDefault="004444E9" w:rsidP="004444E9">
      <w:pPr>
        <w:numPr>
          <w:ilvl w:val="0"/>
          <w:numId w:val="1"/>
        </w:numPr>
        <w:tabs>
          <w:tab w:val="left" w:pos="720"/>
        </w:tabs>
        <w:spacing w:line="240" w:lineRule="atLeast"/>
        <w:ind w:left="624"/>
        <w:rPr>
          <w:rtl/>
        </w:rPr>
      </w:pPr>
      <w:r>
        <w:rPr>
          <w:b/>
          <w:bCs/>
          <w:u w:val="single"/>
          <w:rtl/>
        </w:rPr>
        <w:t>העבודות</w:t>
      </w:r>
    </w:p>
    <w:p w14:paraId="6A2D3155" w14:textId="77777777" w:rsidR="004444E9" w:rsidRDefault="004444E9" w:rsidP="004444E9">
      <w:pPr>
        <w:numPr>
          <w:ilvl w:val="12"/>
          <w:numId w:val="0"/>
        </w:numPr>
        <w:tabs>
          <w:tab w:val="left" w:pos="720"/>
        </w:tabs>
        <w:spacing w:line="240" w:lineRule="atLeast"/>
        <w:ind w:left="624" w:hanging="624"/>
        <w:rPr>
          <w:rtl/>
        </w:rPr>
      </w:pPr>
    </w:p>
    <w:p w14:paraId="62CA7A0B" w14:textId="77777777" w:rsidR="004444E9" w:rsidRPr="002375DD" w:rsidRDefault="004444E9" w:rsidP="004444E9">
      <w:pPr>
        <w:numPr>
          <w:ilvl w:val="1"/>
          <w:numId w:val="1"/>
        </w:numPr>
        <w:tabs>
          <w:tab w:val="left" w:pos="1560"/>
        </w:tabs>
        <w:spacing w:line="240" w:lineRule="atLeast"/>
        <w:ind w:left="1361"/>
        <w:rPr>
          <w:rtl/>
        </w:rPr>
      </w:pPr>
      <w:r w:rsidRPr="002375DD">
        <w:rPr>
          <w:rtl/>
        </w:rPr>
        <w:t>מוצהר ומוסכם בזה בין הצדדים, כי הקבלן מקבל על עצמו את ביצוען של כל העבודות המפורטות בחוזה</w:t>
      </w:r>
      <w:r w:rsidRPr="002375DD">
        <w:rPr>
          <w:rFonts w:hint="cs"/>
          <w:rtl/>
        </w:rPr>
        <w:t xml:space="preserve"> על נספחיו</w:t>
      </w:r>
      <w:r w:rsidRPr="002375DD">
        <w:rPr>
          <w:rtl/>
        </w:rPr>
        <w:t>, בתוכניות ובמפרט הטכני. הקבלן מתחייב לבצע את העבודות בהתאם להוראות כל דין וכל רשות מוסמכת.</w:t>
      </w:r>
    </w:p>
    <w:p w14:paraId="0CB8F4FB" w14:textId="77777777" w:rsidR="004444E9" w:rsidRPr="002375DD" w:rsidRDefault="004444E9" w:rsidP="004444E9">
      <w:pPr>
        <w:numPr>
          <w:ilvl w:val="12"/>
          <w:numId w:val="0"/>
        </w:numPr>
        <w:tabs>
          <w:tab w:val="left" w:pos="1560"/>
        </w:tabs>
        <w:spacing w:line="240" w:lineRule="atLeast"/>
        <w:ind w:left="624" w:hanging="624"/>
        <w:rPr>
          <w:rtl/>
        </w:rPr>
      </w:pPr>
    </w:p>
    <w:p w14:paraId="19422F9C" w14:textId="1FA03018" w:rsidR="00F81DC2" w:rsidRPr="002375DD" w:rsidRDefault="00F81DC2" w:rsidP="002375DD">
      <w:pPr>
        <w:numPr>
          <w:ilvl w:val="1"/>
          <w:numId w:val="1"/>
        </w:numPr>
        <w:tabs>
          <w:tab w:val="left" w:pos="1560"/>
        </w:tabs>
        <w:spacing w:line="240" w:lineRule="atLeast"/>
        <w:ind w:left="1361"/>
      </w:pPr>
      <w:r w:rsidRPr="002375DD">
        <w:rPr>
          <w:rtl/>
        </w:rPr>
        <w:t xml:space="preserve">הקבלן מתחייב כי ניהול, פיקוח ותיאום ביצוע העבודות באתר ייעשו על-ידו ו/או על-ידי עובד אחראי מטעמו, בעל ניסיון מוכח בביצוע עבודות שיפוץ בהיקף ובאופי דומים לעבודות נשוא הסכם זה, אשר </w:t>
      </w:r>
      <w:r w:rsidR="002375DD">
        <w:rPr>
          <w:rFonts w:hint="cs"/>
          <w:rtl/>
        </w:rPr>
        <w:t>יו</w:t>
      </w:r>
      <w:r w:rsidR="001D0E93" w:rsidRPr="002375DD">
        <w:rPr>
          <w:rFonts w:hint="cs"/>
          <w:rtl/>
        </w:rPr>
        <w:t>פקד</w:t>
      </w:r>
      <w:r w:rsidR="00B66C58" w:rsidRPr="002375DD">
        <w:rPr>
          <w:rFonts w:hint="cs"/>
          <w:rtl/>
        </w:rPr>
        <w:t xml:space="preserve"> מטעם הקבלן על </w:t>
      </w:r>
      <w:r w:rsidR="002375DD">
        <w:rPr>
          <w:rFonts w:hint="cs"/>
          <w:rtl/>
        </w:rPr>
        <w:t>ה</w:t>
      </w:r>
      <w:r w:rsidR="00B66C58" w:rsidRPr="002375DD">
        <w:rPr>
          <w:rFonts w:hint="cs"/>
          <w:rtl/>
        </w:rPr>
        <w:t>נ</w:t>
      </w:r>
      <w:r w:rsidR="002375DD">
        <w:rPr>
          <w:rFonts w:hint="cs"/>
          <w:rtl/>
        </w:rPr>
        <w:t>י</w:t>
      </w:r>
      <w:r w:rsidRPr="002375DD">
        <w:rPr>
          <w:rtl/>
        </w:rPr>
        <w:t>הול השוטף של העבודות באתר</w:t>
      </w:r>
      <w:r w:rsidRPr="002375DD">
        <w:t>.</w:t>
      </w:r>
    </w:p>
    <w:p w14:paraId="22CD6B98" w14:textId="77777777" w:rsidR="00F81DC2" w:rsidRPr="002375DD" w:rsidRDefault="00F81DC2" w:rsidP="002375DD">
      <w:pPr>
        <w:tabs>
          <w:tab w:val="left" w:pos="1560"/>
        </w:tabs>
        <w:spacing w:line="240" w:lineRule="atLeast"/>
        <w:rPr>
          <w:rtl/>
        </w:rPr>
      </w:pPr>
    </w:p>
    <w:p w14:paraId="09864A9F" w14:textId="77777777" w:rsidR="004444E9" w:rsidRDefault="004444E9" w:rsidP="004444E9">
      <w:pPr>
        <w:numPr>
          <w:ilvl w:val="12"/>
          <w:numId w:val="0"/>
        </w:numPr>
        <w:tabs>
          <w:tab w:val="left" w:pos="1560"/>
        </w:tabs>
        <w:spacing w:line="240" w:lineRule="atLeast"/>
        <w:ind w:left="1361" w:hanging="737"/>
        <w:rPr>
          <w:rtl/>
        </w:rPr>
      </w:pPr>
    </w:p>
    <w:p w14:paraId="7FE973E0" w14:textId="5F9F2E0F" w:rsidR="004444E9" w:rsidRDefault="004444E9" w:rsidP="004444E9">
      <w:pPr>
        <w:numPr>
          <w:ilvl w:val="1"/>
          <w:numId w:val="1"/>
        </w:numPr>
        <w:tabs>
          <w:tab w:val="left" w:pos="1560"/>
        </w:tabs>
        <w:spacing w:line="240" w:lineRule="atLeast"/>
        <w:ind w:left="1361"/>
        <w:rPr>
          <w:rtl/>
        </w:rPr>
      </w:pPr>
      <w:r>
        <w:rPr>
          <w:rtl/>
        </w:rPr>
        <w:t>מבלי לגרוע מכלליות האמור לעיל, הקבלן יהיה מצוי באתר ובבניין וישגיח עליו ברציפות לצורך ביצוען של העבודות, וזאת בין בעצמו ובין באמצעות מנהל העבודה. לצורך קבלת הוראות מהמזמין או מהמפקח, דין מנהל העבודה מטעם הקבלן כדין הקבלן.</w:t>
      </w:r>
    </w:p>
    <w:p w14:paraId="3A0F4878" w14:textId="77777777" w:rsidR="004444E9" w:rsidRDefault="004444E9" w:rsidP="004444E9">
      <w:pPr>
        <w:numPr>
          <w:ilvl w:val="12"/>
          <w:numId w:val="0"/>
        </w:numPr>
        <w:tabs>
          <w:tab w:val="left" w:pos="1560"/>
        </w:tabs>
        <w:spacing w:line="240" w:lineRule="atLeast"/>
        <w:ind w:left="1361" w:hanging="737"/>
        <w:rPr>
          <w:rtl/>
        </w:rPr>
      </w:pPr>
    </w:p>
    <w:p w14:paraId="775BF33D" w14:textId="77777777" w:rsidR="004444E9" w:rsidRDefault="004444E9" w:rsidP="004444E9">
      <w:pPr>
        <w:numPr>
          <w:ilvl w:val="1"/>
          <w:numId w:val="1"/>
        </w:numPr>
        <w:tabs>
          <w:tab w:val="left" w:pos="1560"/>
        </w:tabs>
        <w:spacing w:line="240" w:lineRule="atLeast"/>
        <w:ind w:left="1361"/>
        <w:rPr>
          <w:rtl/>
        </w:rPr>
      </w:pPr>
      <w:r>
        <w:rPr>
          <w:b/>
          <w:bCs/>
          <w:u w:val="single"/>
          <w:rtl/>
        </w:rPr>
        <w:t>לוח זמנים</w:t>
      </w:r>
    </w:p>
    <w:p w14:paraId="1D8F6E96" w14:textId="77777777" w:rsidR="004444E9" w:rsidRDefault="004444E9" w:rsidP="004444E9">
      <w:pPr>
        <w:numPr>
          <w:ilvl w:val="12"/>
          <w:numId w:val="0"/>
        </w:numPr>
        <w:tabs>
          <w:tab w:val="left" w:pos="1560"/>
        </w:tabs>
        <w:spacing w:line="240" w:lineRule="atLeast"/>
        <w:ind w:left="1361" w:hanging="737"/>
        <w:rPr>
          <w:rtl/>
        </w:rPr>
      </w:pPr>
    </w:p>
    <w:p w14:paraId="22923B0C" w14:textId="3DBE5D12" w:rsidR="004444E9" w:rsidRDefault="004444E9" w:rsidP="004444E9">
      <w:pPr>
        <w:numPr>
          <w:ilvl w:val="2"/>
          <w:numId w:val="1"/>
        </w:numPr>
        <w:tabs>
          <w:tab w:val="left" w:pos="1560"/>
        </w:tabs>
        <w:spacing w:line="240" w:lineRule="atLeast"/>
        <w:ind w:left="2268"/>
      </w:pPr>
      <w:r>
        <w:rPr>
          <w:rtl/>
        </w:rPr>
        <w:t xml:space="preserve">הקבלן </w:t>
      </w:r>
      <w:r w:rsidR="00AA6E78">
        <w:rPr>
          <w:rFonts w:hint="cs"/>
          <w:rtl/>
        </w:rPr>
        <w:t>מ</w:t>
      </w:r>
      <w:r>
        <w:rPr>
          <w:rtl/>
        </w:rPr>
        <w:t xml:space="preserve">תחייב, </w:t>
      </w:r>
      <w:r w:rsidR="00E93ECE">
        <w:rPr>
          <w:rFonts w:hint="cs"/>
          <w:rtl/>
        </w:rPr>
        <w:t xml:space="preserve">לסיים את </w:t>
      </w:r>
      <w:r>
        <w:rPr>
          <w:rtl/>
        </w:rPr>
        <w:t>ביצוע כל העבודות על פי חוזה זה</w:t>
      </w:r>
      <w:r w:rsidR="002C7657">
        <w:rPr>
          <w:rFonts w:hint="cs"/>
          <w:rtl/>
        </w:rPr>
        <w:t xml:space="preserve"> </w:t>
      </w:r>
      <w:r w:rsidR="00E93ECE">
        <w:rPr>
          <w:rFonts w:hint="cs"/>
          <w:rtl/>
        </w:rPr>
        <w:t>תוך</w:t>
      </w:r>
      <w:r w:rsidR="002C7657">
        <w:rPr>
          <w:rFonts w:hint="cs"/>
          <w:rtl/>
        </w:rPr>
        <w:t xml:space="preserve"> </w:t>
      </w:r>
      <w:r w:rsidR="008220E0">
        <w:rPr>
          <w:rFonts w:hint="cs"/>
          <w:rtl/>
        </w:rPr>
        <w:t>_______</w:t>
      </w:r>
      <w:r w:rsidR="002C7657">
        <w:rPr>
          <w:rFonts w:hint="cs"/>
          <w:rtl/>
        </w:rPr>
        <w:t xml:space="preserve"> </w:t>
      </w:r>
      <w:r w:rsidR="00B02F16">
        <w:rPr>
          <w:rFonts w:hint="cs"/>
          <w:rtl/>
        </w:rPr>
        <w:t>שבועות</w:t>
      </w:r>
      <w:r w:rsidR="00E93ECE">
        <w:rPr>
          <w:rFonts w:hint="cs"/>
          <w:rtl/>
        </w:rPr>
        <w:t xml:space="preserve"> </w:t>
      </w:r>
      <w:r>
        <w:rPr>
          <w:rtl/>
        </w:rPr>
        <w:t xml:space="preserve">(להלן: </w:t>
      </w:r>
      <w:r>
        <w:rPr>
          <w:bCs/>
          <w:rtl/>
        </w:rPr>
        <w:t>"תקופת העבודות הכוללת"</w:t>
      </w:r>
      <w:r>
        <w:rPr>
          <w:rtl/>
        </w:rPr>
        <w:t>).</w:t>
      </w:r>
    </w:p>
    <w:p w14:paraId="286EFD57" w14:textId="74DDCB21" w:rsidR="002375DD" w:rsidRDefault="00141F0E" w:rsidP="002375DD">
      <w:pPr>
        <w:tabs>
          <w:tab w:val="left" w:pos="1560"/>
        </w:tabs>
        <w:spacing w:line="240" w:lineRule="atLeast"/>
        <w:ind w:left="2268"/>
        <w:rPr>
          <w:rtl/>
        </w:rPr>
      </w:pPr>
      <w:r w:rsidRPr="00CC68AD">
        <w:rPr>
          <w:rFonts w:hint="cs"/>
          <w:highlight w:val="green"/>
          <w:rtl/>
        </w:rPr>
        <w:t>הוסכם בין הצד</w:t>
      </w:r>
      <w:r w:rsidR="00CC68AD" w:rsidRPr="00CC68AD">
        <w:rPr>
          <w:rFonts w:hint="cs"/>
          <w:highlight w:val="green"/>
          <w:rtl/>
        </w:rPr>
        <w:t>ד</w:t>
      </w:r>
      <w:r w:rsidRPr="00CC68AD">
        <w:rPr>
          <w:rFonts w:hint="cs"/>
          <w:highlight w:val="green"/>
          <w:rtl/>
        </w:rPr>
        <w:t>ים כי בתום שלב ההריסה, יופסקו העבודות לפרק זמן של כשבועיים- שלושה</w:t>
      </w:r>
      <w:r w:rsidR="00CC68AD">
        <w:rPr>
          <w:rFonts w:hint="cs"/>
          <w:highlight w:val="green"/>
          <w:rtl/>
        </w:rPr>
        <w:t>, וזאת</w:t>
      </w:r>
      <w:r w:rsidRPr="00CC68AD">
        <w:rPr>
          <w:rFonts w:hint="cs"/>
          <w:highlight w:val="green"/>
          <w:rtl/>
        </w:rPr>
        <w:t xml:space="preserve"> לצור</w:t>
      </w:r>
      <w:r w:rsidR="00986F30" w:rsidRPr="00CC68AD">
        <w:rPr>
          <w:rFonts w:hint="cs"/>
          <w:highlight w:val="green"/>
          <w:rtl/>
        </w:rPr>
        <w:t>ך עדכון והתאמת התוכניות</w:t>
      </w:r>
      <w:r w:rsidR="00142750" w:rsidRPr="00CC68AD">
        <w:rPr>
          <w:rFonts w:hint="cs"/>
          <w:highlight w:val="green"/>
          <w:rtl/>
        </w:rPr>
        <w:t xml:space="preserve"> ע"י המזמין</w:t>
      </w:r>
      <w:r w:rsidR="00986F30" w:rsidRPr="00CC68AD">
        <w:rPr>
          <w:rFonts w:hint="cs"/>
          <w:highlight w:val="green"/>
          <w:rtl/>
        </w:rPr>
        <w:t xml:space="preserve">, </w:t>
      </w:r>
      <w:r w:rsidR="00045822" w:rsidRPr="00CC68AD">
        <w:rPr>
          <w:rFonts w:hint="cs"/>
          <w:highlight w:val="green"/>
          <w:rtl/>
        </w:rPr>
        <w:t>ולאחר מכן יחודשו העבודות ויבוצעו ברציפות</w:t>
      </w:r>
      <w:r w:rsidR="00C75F9E">
        <w:rPr>
          <w:rFonts w:hint="cs"/>
          <w:highlight w:val="green"/>
          <w:rtl/>
        </w:rPr>
        <w:t xml:space="preserve"> בהתאם לתוכניות העדכניות</w:t>
      </w:r>
      <w:r w:rsidR="00045822" w:rsidRPr="00CC68AD">
        <w:rPr>
          <w:rFonts w:hint="cs"/>
          <w:highlight w:val="green"/>
          <w:rtl/>
        </w:rPr>
        <w:t xml:space="preserve">. </w:t>
      </w:r>
      <w:r w:rsidR="00162EAA" w:rsidRPr="00CC68AD">
        <w:rPr>
          <w:rFonts w:hint="cs"/>
          <w:highlight w:val="green"/>
          <w:rtl/>
        </w:rPr>
        <w:t xml:space="preserve">תקופת ההפסקה בעבודות כאמור, לא תחשב ולא תבוא </w:t>
      </w:r>
      <w:proofErr w:type="spellStart"/>
      <w:r w:rsidR="00162EAA" w:rsidRPr="00CC68AD">
        <w:rPr>
          <w:rFonts w:hint="cs"/>
          <w:highlight w:val="green"/>
          <w:rtl/>
        </w:rPr>
        <w:t>במנין</w:t>
      </w:r>
      <w:proofErr w:type="spellEnd"/>
      <w:r w:rsidR="00162EAA" w:rsidRPr="00CC68AD">
        <w:rPr>
          <w:rFonts w:hint="cs"/>
          <w:highlight w:val="green"/>
          <w:rtl/>
        </w:rPr>
        <w:t xml:space="preserve"> </w:t>
      </w:r>
      <w:r w:rsidR="00CC68AD" w:rsidRPr="00CC68AD">
        <w:rPr>
          <w:rFonts w:hint="cs"/>
          <w:highlight w:val="green"/>
          <w:rtl/>
        </w:rPr>
        <w:t>לעניין תקופת העבודה הכוללת.</w:t>
      </w:r>
      <w:r w:rsidR="00CC68AD">
        <w:rPr>
          <w:rFonts w:hint="cs"/>
          <w:rtl/>
        </w:rPr>
        <w:t xml:space="preserve"> </w:t>
      </w:r>
    </w:p>
    <w:p w14:paraId="5EF00AEF" w14:textId="77777777" w:rsidR="004444E9" w:rsidRDefault="004444E9" w:rsidP="004444E9">
      <w:pPr>
        <w:numPr>
          <w:ilvl w:val="12"/>
          <w:numId w:val="0"/>
        </w:numPr>
        <w:tabs>
          <w:tab w:val="left" w:pos="1560"/>
        </w:tabs>
        <w:spacing w:line="240" w:lineRule="atLeast"/>
        <w:ind w:left="1560" w:hanging="624"/>
        <w:rPr>
          <w:rtl/>
        </w:rPr>
      </w:pPr>
    </w:p>
    <w:p w14:paraId="6C5A2DE5" w14:textId="77777777" w:rsidR="004444E9" w:rsidRDefault="004444E9" w:rsidP="004444E9">
      <w:pPr>
        <w:numPr>
          <w:ilvl w:val="12"/>
          <w:numId w:val="0"/>
        </w:numPr>
        <w:tabs>
          <w:tab w:val="left" w:pos="2520"/>
        </w:tabs>
        <w:spacing w:line="240" w:lineRule="atLeast"/>
        <w:ind w:left="2268" w:hanging="907"/>
        <w:rPr>
          <w:rtl/>
        </w:rPr>
      </w:pPr>
    </w:p>
    <w:p w14:paraId="5A9F91D1" w14:textId="77777777" w:rsidR="004444E9" w:rsidRDefault="004444E9" w:rsidP="004444E9">
      <w:pPr>
        <w:numPr>
          <w:ilvl w:val="2"/>
          <w:numId w:val="1"/>
        </w:numPr>
        <w:tabs>
          <w:tab w:val="left" w:pos="1560"/>
        </w:tabs>
        <w:spacing w:line="240" w:lineRule="atLeast"/>
        <w:ind w:left="2268"/>
        <w:rPr>
          <w:rtl/>
        </w:rPr>
      </w:pPr>
      <w:r>
        <w:rPr>
          <w:b/>
          <w:bCs/>
          <w:u w:val="single"/>
          <w:rtl/>
        </w:rPr>
        <w:t>מועד ביצוע העבודות</w:t>
      </w:r>
    </w:p>
    <w:p w14:paraId="36A9E0DC" w14:textId="77777777" w:rsidR="004444E9" w:rsidRDefault="004444E9" w:rsidP="004444E9">
      <w:pPr>
        <w:numPr>
          <w:ilvl w:val="12"/>
          <w:numId w:val="0"/>
        </w:numPr>
        <w:tabs>
          <w:tab w:val="left" w:pos="1560"/>
        </w:tabs>
        <w:spacing w:line="240" w:lineRule="atLeast"/>
        <w:ind w:left="1361"/>
        <w:rPr>
          <w:rtl/>
        </w:rPr>
      </w:pPr>
    </w:p>
    <w:p w14:paraId="2E241AE9" w14:textId="5E289E10" w:rsidR="004444E9" w:rsidRPr="00C75F9E" w:rsidRDefault="004444E9" w:rsidP="004444E9">
      <w:pPr>
        <w:numPr>
          <w:ilvl w:val="3"/>
          <w:numId w:val="1"/>
        </w:numPr>
        <w:tabs>
          <w:tab w:val="left" w:pos="1560"/>
        </w:tabs>
        <w:spacing w:line="240" w:lineRule="atLeast"/>
        <w:ind w:left="3289"/>
        <w:rPr>
          <w:rtl/>
        </w:rPr>
      </w:pPr>
      <w:r w:rsidRPr="00D74AE3">
        <w:rPr>
          <w:rtl/>
        </w:rPr>
        <w:t xml:space="preserve">הקבלן </w:t>
      </w:r>
      <w:r w:rsidR="0039554E" w:rsidRPr="00D74AE3">
        <w:rPr>
          <w:rFonts w:hint="cs"/>
          <w:rtl/>
        </w:rPr>
        <w:t>י</w:t>
      </w:r>
      <w:r w:rsidRPr="00D74AE3">
        <w:rPr>
          <w:rtl/>
        </w:rPr>
        <w:t xml:space="preserve">תחיל בביצוע העבודות </w:t>
      </w:r>
      <w:r w:rsidR="00B17581" w:rsidRPr="00D74AE3">
        <w:rPr>
          <w:rFonts w:hint="cs"/>
          <w:rtl/>
        </w:rPr>
        <w:t xml:space="preserve">ביום __________, זולת אם יוסכם בין הצדדים על דחיית מועד זה. </w:t>
      </w:r>
      <w:r w:rsidR="00B17581" w:rsidRPr="00C75F9E">
        <w:rPr>
          <w:rFonts w:hint="eastAsia"/>
          <w:rtl/>
        </w:rPr>
        <w:t>למרות</w:t>
      </w:r>
      <w:r w:rsidR="00B17581" w:rsidRPr="00C75F9E">
        <w:rPr>
          <w:rtl/>
        </w:rPr>
        <w:t xml:space="preserve"> האמור לעיל, </w:t>
      </w:r>
      <w:r w:rsidR="008A4D52" w:rsidRPr="00C75F9E">
        <w:rPr>
          <w:rFonts w:hint="eastAsia"/>
          <w:rtl/>
        </w:rPr>
        <w:t>מוסכם</w:t>
      </w:r>
      <w:r w:rsidR="008A4D52" w:rsidRPr="00C75F9E">
        <w:rPr>
          <w:rtl/>
        </w:rPr>
        <w:t xml:space="preserve"> כי </w:t>
      </w:r>
      <w:r w:rsidR="00050C52" w:rsidRPr="00C75F9E">
        <w:rPr>
          <w:rFonts w:hint="eastAsia"/>
          <w:rtl/>
        </w:rPr>
        <w:t>אם</w:t>
      </w:r>
      <w:r w:rsidR="00050C52" w:rsidRPr="00C75F9E">
        <w:rPr>
          <w:rtl/>
        </w:rPr>
        <w:t xml:space="preserve"> עבודות </w:t>
      </w:r>
      <w:proofErr w:type="spellStart"/>
      <w:r w:rsidR="00050C52" w:rsidRPr="00C75F9E">
        <w:rPr>
          <w:rFonts w:hint="eastAsia"/>
          <w:rtl/>
        </w:rPr>
        <w:t>התמ</w:t>
      </w:r>
      <w:r w:rsidR="00050C52" w:rsidRPr="00C75F9E">
        <w:rPr>
          <w:rtl/>
        </w:rPr>
        <w:t>"א</w:t>
      </w:r>
      <w:proofErr w:type="spellEnd"/>
      <w:r w:rsidR="00050C52" w:rsidRPr="00C75F9E">
        <w:rPr>
          <w:rtl/>
        </w:rPr>
        <w:t xml:space="preserve"> המתבצעות בבניין </w:t>
      </w:r>
      <w:r w:rsidR="00F52327" w:rsidRPr="00C75F9E">
        <w:rPr>
          <w:rFonts w:hint="eastAsia"/>
          <w:rtl/>
        </w:rPr>
        <w:t>ו</w:t>
      </w:r>
      <w:r w:rsidR="00F52327" w:rsidRPr="00C75F9E">
        <w:rPr>
          <w:rtl/>
        </w:rPr>
        <w:t xml:space="preserve">/או פעולות </w:t>
      </w:r>
      <w:r w:rsidR="00DA0947" w:rsidRPr="00C75F9E">
        <w:rPr>
          <w:rFonts w:hint="eastAsia"/>
          <w:rtl/>
        </w:rPr>
        <w:t>כלשהן</w:t>
      </w:r>
      <w:r w:rsidR="00DA0947" w:rsidRPr="00C75F9E">
        <w:rPr>
          <w:rtl/>
        </w:rPr>
        <w:t xml:space="preserve"> </w:t>
      </w:r>
      <w:r w:rsidR="00F52327" w:rsidRPr="00C75F9E">
        <w:rPr>
          <w:rFonts w:hint="eastAsia"/>
          <w:rtl/>
        </w:rPr>
        <w:t>שינקוט</w:t>
      </w:r>
      <w:r w:rsidR="00F52327" w:rsidRPr="00C75F9E">
        <w:rPr>
          <w:rtl/>
        </w:rPr>
        <w:t xml:space="preserve"> </w:t>
      </w:r>
      <w:r w:rsidR="00DA0947" w:rsidRPr="00C75F9E">
        <w:rPr>
          <w:rFonts w:hint="eastAsia"/>
          <w:rtl/>
        </w:rPr>
        <w:t>יזם</w:t>
      </w:r>
      <w:r w:rsidR="00DA0947" w:rsidRPr="00C75F9E">
        <w:rPr>
          <w:rtl/>
        </w:rPr>
        <w:t>/</w:t>
      </w:r>
      <w:r w:rsidR="00F52327" w:rsidRPr="00C75F9E">
        <w:rPr>
          <w:rFonts w:hint="eastAsia"/>
          <w:rtl/>
        </w:rPr>
        <w:t>קבלן</w:t>
      </w:r>
      <w:r w:rsidR="00F52327" w:rsidRPr="00C75F9E">
        <w:rPr>
          <w:rtl/>
        </w:rPr>
        <w:t xml:space="preserve"> </w:t>
      </w:r>
      <w:proofErr w:type="spellStart"/>
      <w:r w:rsidR="00F52327" w:rsidRPr="00C75F9E">
        <w:rPr>
          <w:rFonts w:hint="eastAsia"/>
          <w:rtl/>
        </w:rPr>
        <w:t>התמ</w:t>
      </w:r>
      <w:r w:rsidR="00F52327" w:rsidRPr="00C75F9E">
        <w:rPr>
          <w:rtl/>
        </w:rPr>
        <w:t>"א</w:t>
      </w:r>
      <w:proofErr w:type="spellEnd"/>
      <w:r w:rsidR="00F52327" w:rsidRPr="00C75F9E">
        <w:rPr>
          <w:rtl/>
        </w:rPr>
        <w:t xml:space="preserve"> ימנעו את האפשרות להתחיל בביצוע הע</w:t>
      </w:r>
      <w:r w:rsidR="00E673E3" w:rsidRPr="00C75F9E">
        <w:rPr>
          <w:rFonts w:hint="eastAsia"/>
          <w:rtl/>
        </w:rPr>
        <w:t>ב</w:t>
      </w:r>
      <w:r w:rsidR="00F52327" w:rsidRPr="00C75F9E">
        <w:rPr>
          <w:rFonts w:hint="eastAsia"/>
          <w:rtl/>
        </w:rPr>
        <w:t>ודות</w:t>
      </w:r>
      <w:r w:rsidR="00E673E3" w:rsidRPr="00C75F9E">
        <w:rPr>
          <w:rtl/>
        </w:rPr>
        <w:t xml:space="preserve"> </w:t>
      </w:r>
      <w:r w:rsidR="00FD5010" w:rsidRPr="00C75F9E">
        <w:rPr>
          <w:rFonts w:hint="eastAsia"/>
          <w:rtl/>
        </w:rPr>
        <w:t>במ</w:t>
      </w:r>
      <w:r w:rsidR="00E673E3" w:rsidRPr="00C75F9E">
        <w:rPr>
          <w:rFonts w:hint="eastAsia"/>
          <w:rtl/>
        </w:rPr>
        <w:t>ועד</w:t>
      </w:r>
      <w:r w:rsidR="00E673E3" w:rsidRPr="00C75F9E">
        <w:rPr>
          <w:rtl/>
        </w:rPr>
        <w:t xml:space="preserve"> הנ"ל</w:t>
      </w:r>
      <w:r w:rsidR="00F52327" w:rsidRPr="00C75F9E">
        <w:rPr>
          <w:rtl/>
        </w:rPr>
        <w:t xml:space="preserve"> או להמשיכן ברציפות</w:t>
      </w:r>
      <w:r w:rsidR="00624365" w:rsidRPr="00C75F9E">
        <w:rPr>
          <w:rtl/>
        </w:rPr>
        <w:t xml:space="preserve"> (ככל שכבר התחילו), כי אז יידחה מועד תחילת העבודו</w:t>
      </w:r>
      <w:r w:rsidR="00EF64A5" w:rsidRPr="00C75F9E">
        <w:rPr>
          <w:rFonts w:hint="eastAsia"/>
          <w:rtl/>
        </w:rPr>
        <w:t>ת</w:t>
      </w:r>
      <w:r w:rsidR="00624365" w:rsidRPr="00C75F9E">
        <w:rPr>
          <w:rtl/>
        </w:rPr>
        <w:t>, או שביצוען יושעה</w:t>
      </w:r>
      <w:r w:rsidR="00941EBF" w:rsidRPr="00C75F9E">
        <w:rPr>
          <w:rtl/>
        </w:rPr>
        <w:t xml:space="preserve">, עד להסרת המניעה. הוסרה המניעה, </w:t>
      </w:r>
      <w:r w:rsidR="00EF64A5" w:rsidRPr="00C75F9E">
        <w:rPr>
          <w:rFonts w:hint="eastAsia"/>
          <w:rtl/>
        </w:rPr>
        <w:t>י</w:t>
      </w:r>
      <w:r w:rsidR="00617747" w:rsidRPr="00C75F9E">
        <w:rPr>
          <w:rFonts w:hint="eastAsia"/>
          <w:rtl/>
        </w:rPr>
        <w:t>תחיל</w:t>
      </w:r>
      <w:r w:rsidR="00617747" w:rsidRPr="00C75F9E">
        <w:rPr>
          <w:rtl/>
        </w:rPr>
        <w:t xml:space="preserve"> או ימשיך הקבלן, לפי העניין, בביצוע העבודות </w:t>
      </w:r>
      <w:r w:rsidR="00617747" w:rsidRPr="00C75F9E">
        <w:rPr>
          <w:rFonts w:hint="eastAsia"/>
          <w:rtl/>
        </w:rPr>
        <w:t>בתוך</w:t>
      </w:r>
      <w:r w:rsidR="00617747" w:rsidRPr="00C75F9E">
        <w:rPr>
          <w:rtl/>
        </w:rPr>
        <w:t xml:space="preserve"> </w:t>
      </w:r>
      <w:r w:rsidR="003B4266">
        <w:rPr>
          <w:rFonts w:hint="cs"/>
          <w:rtl/>
        </w:rPr>
        <w:t xml:space="preserve">14 ימי עבודה </w:t>
      </w:r>
      <w:r w:rsidR="00617747" w:rsidRPr="00C75F9E">
        <w:rPr>
          <w:rtl/>
        </w:rPr>
        <w:t xml:space="preserve"> </w:t>
      </w:r>
      <w:r w:rsidR="00EF64A5" w:rsidRPr="00C75F9E">
        <w:rPr>
          <w:rFonts w:hint="eastAsia"/>
          <w:rtl/>
        </w:rPr>
        <w:t>מהמועד</w:t>
      </w:r>
      <w:r w:rsidR="00EF64A5" w:rsidRPr="00C75F9E">
        <w:rPr>
          <w:rtl/>
        </w:rPr>
        <w:t xml:space="preserve"> בו הוסרה במניעה</w:t>
      </w:r>
      <w:r w:rsidR="00916DF9" w:rsidRPr="00C75F9E">
        <w:rPr>
          <w:rtl/>
        </w:rPr>
        <w:t xml:space="preserve">, ולא תהיה למי מהצדדים כל טענה או דרישה כלפי הצד האחר בעקבות דחיית </w:t>
      </w:r>
      <w:r w:rsidR="006E221B" w:rsidRPr="00C75F9E">
        <w:rPr>
          <w:rFonts w:hint="eastAsia"/>
          <w:rtl/>
        </w:rPr>
        <w:t>תחילת</w:t>
      </w:r>
      <w:r w:rsidR="006E221B" w:rsidRPr="00C75F9E">
        <w:rPr>
          <w:rtl/>
        </w:rPr>
        <w:t xml:space="preserve"> העבודות או ה</w:t>
      </w:r>
      <w:r w:rsidR="00C100A3" w:rsidRPr="00C75F9E">
        <w:rPr>
          <w:rFonts w:hint="eastAsia"/>
          <w:rtl/>
        </w:rPr>
        <w:t>שעיתן</w:t>
      </w:r>
      <w:r w:rsidR="00C100A3" w:rsidRPr="00C75F9E">
        <w:rPr>
          <w:rtl/>
        </w:rPr>
        <w:t xml:space="preserve"> כאמור.</w:t>
      </w:r>
    </w:p>
    <w:p w14:paraId="3A291EF5" w14:textId="77777777" w:rsidR="004444E9" w:rsidRDefault="004444E9" w:rsidP="004444E9">
      <w:pPr>
        <w:numPr>
          <w:ilvl w:val="12"/>
          <w:numId w:val="0"/>
        </w:numPr>
        <w:tabs>
          <w:tab w:val="left" w:pos="1560"/>
        </w:tabs>
        <w:spacing w:line="240" w:lineRule="atLeast"/>
        <w:ind w:left="2268"/>
        <w:rPr>
          <w:rtl/>
        </w:rPr>
      </w:pPr>
    </w:p>
    <w:p w14:paraId="56956D53" w14:textId="03D8CF50" w:rsidR="004444E9" w:rsidRDefault="004444E9" w:rsidP="004444E9">
      <w:pPr>
        <w:numPr>
          <w:ilvl w:val="3"/>
          <w:numId w:val="1"/>
        </w:numPr>
        <w:tabs>
          <w:tab w:val="left" w:pos="1560"/>
        </w:tabs>
        <w:spacing w:line="240" w:lineRule="atLeast"/>
        <w:ind w:left="3289"/>
        <w:rPr>
          <w:rtl/>
        </w:rPr>
      </w:pPr>
      <w:r>
        <w:rPr>
          <w:rtl/>
        </w:rPr>
        <w:t xml:space="preserve">בקשת שינויים תחשב כמתן ארכה לקבלן להשלמת העבודה לתקופת משך ביצוע השינויים </w:t>
      </w:r>
      <w:r>
        <w:rPr>
          <w:rFonts w:hint="cs"/>
          <w:rtl/>
        </w:rPr>
        <w:t>אשר תימסר מראש על-ידי הקבלן למזמין</w:t>
      </w:r>
      <w:r w:rsidR="00865B89">
        <w:rPr>
          <w:rFonts w:hint="cs"/>
          <w:rtl/>
        </w:rPr>
        <w:t>.</w:t>
      </w:r>
    </w:p>
    <w:p w14:paraId="3D8FFE91" w14:textId="77777777" w:rsidR="004444E9" w:rsidRDefault="004444E9" w:rsidP="004444E9">
      <w:pPr>
        <w:numPr>
          <w:ilvl w:val="12"/>
          <w:numId w:val="0"/>
        </w:numPr>
        <w:tabs>
          <w:tab w:val="left" w:pos="1560"/>
        </w:tabs>
        <w:spacing w:line="240" w:lineRule="atLeast"/>
        <w:ind w:left="2268"/>
        <w:rPr>
          <w:rtl/>
        </w:rPr>
      </w:pPr>
    </w:p>
    <w:p w14:paraId="5825CC5A" w14:textId="77777777" w:rsidR="004444E9" w:rsidRDefault="004444E9" w:rsidP="004444E9">
      <w:pPr>
        <w:numPr>
          <w:ilvl w:val="3"/>
          <w:numId w:val="1"/>
        </w:numPr>
        <w:tabs>
          <w:tab w:val="left" w:pos="1560"/>
        </w:tabs>
        <w:spacing w:line="240" w:lineRule="atLeast"/>
        <w:ind w:left="3289"/>
        <w:rPr>
          <w:rtl/>
        </w:rPr>
      </w:pPr>
      <w:r>
        <w:rPr>
          <w:rtl/>
        </w:rPr>
        <w:t>מוסכם על הצדדים, כי מועד סיום העבודות עשוי להידחות בכ"א מהמקרים שלהלן, וזאת לתקופות הנקובות המצטברות שלהלן:</w:t>
      </w:r>
    </w:p>
    <w:p w14:paraId="3D1D8411" w14:textId="77777777" w:rsidR="004444E9" w:rsidRDefault="004444E9" w:rsidP="004444E9">
      <w:pPr>
        <w:numPr>
          <w:ilvl w:val="12"/>
          <w:numId w:val="0"/>
        </w:numPr>
        <w:tabs>
          <w:tab w:val="left" w:pos="1560"/>
        </w:tabs>
        <w:spacing w:line="240" w:lineRule="atLeast"/>
        <w:ind w:left="2268"/>
        <w:rPr>
          <w:rtl/>
        </w:rPr>
      </w:pPr>
    </w:p>
    <w:p w14:paraId="3060652E" w14:textId="1CF84F61" w:rsidR="004444E9" w:rsidRDefault="004444E9" w:rsidP="004444E9">
      <w:pPr>
        <w:numPr>
          <w:ilvl w:val="4"/>
          <w:numId w:val="1"/>
        </w:numPr>
        <w:tabs>
          <w:tab w:val="left" w:pos="1560"/>
        </w:tabs>
        <w:spacing w:line="240" w:lineRule="atLeast"/>
        <w:ind w:left="4423"/>
        <w:rPr>
          <w:rtl/>
        </w:rPr>
      </w:pPr>
      <w:r>
        <w:rPr>
          <w:rtl/>
        </w:rPr>
        <w:t>אם מיום חתימת הסכם ועד המועד הקבוע לסיום העבודות כאמור לעיל יהיו עיכובים בעבודות הבניה עקב גורמים שאינם בשליטת הקבלן</w:t>
      </w:r>
      <w:r w:rsidR="00AF1AF3">
        <w:rPr>
          <w:rFonts w:hint="cs"/>
          <w:rtl/>
        </w:rPr>
        <w:t xml:space="preserve"> ואשר יש להם השפעה ישירה על ביצוע העבודות באת</w:t>
      </w:r>
      <w:r w:rsidR="003E775A">
        <w:rPr>
          <w:rFonts w:hint="cs"/>
          <w:rtl/>
        </w:rPr>
        <w:t xml:space="preserve">ר כגון </w:t>
      </w:r>
      <w:r>
        <w:rPr>
          <w:rtl/>
        </w:rPr>
        <w:t xml:space="preserve"> עיכובים מצד רשויות מוסמכות בקשר לבנייה ו/או עיכובים בשל צו או הוראות כל חוק בקשר לבנייה שלא נובעים ממעשה ו/או ממחדל של הקבלן ושעל אף מאמציו הסבירים של הקבלן לא תהיה אפשרות סבירה להמשיך בעבודות הבניה - ידחה מועד גמר הבניה באורך התקופה שבה חלו עיכובים כאמור ובתוספת של 7 ימים להתארגנות</w:t>
      </w:r>
      <w:r w:rsidR="00361066">
        <w:rPr>
          <w:rFonts w:hint="cs"/>
          <w:rtl/>
        </w:rPr>
        <w:t xml:space="preserve"> ובל</w:t>
      </w:r>
      <w:r w:rsidR="004A1C93">
        <w:rPr>
          <w:rFonts w:hint="cs"/>
          <w:rtl/>
        </w:rPr>
        <w:t>בד שהקבלן פעל ועשה כמיטב יכולתו לצמצם את משך הדחיה</w:t>
      </w:r>
      <w:r>
        <w:rPr>
          <w:rtl/>
        </w:rPr>
        <w:t>.</w:t>
      </w:r>
    </w:p>
    <w:p w14:paraId="7D1669DA" w14:textId="02969FE1" w:rsidR="004444E9" w:rsidRDefault="004444E9" w:rsidP="004444E9">
      <w:pPr>
        <w:numPr>
          <w:ilvl w:val="4"/>
          <w:numId w:val="1"/>
        </w:numPr>
        <w:tabs>
          <w:tab w:val="left" w:pos="1560"/>
        </w:tabs>
        <w:spacing w:line="240" w:lineRule="atLeast"/>
        <w:ind w:left="4423"/>
      </w:pPr>
      <w:r>
        <w:rPr>
          <w:rtl/>
        </w:rPr>
        <w:t xml:space="preserve">יובהר, כי הוראות כל צו ו/או כל הוראת רשות אחרת מכל מין שהוא </w:t>
      </w:r>
      <w:proofErr w:type="spellStart"/>
      <w:r>
        <w:rPr>
          <w:rtl/>
        </w:rPr>
        <w:t>בענין</w:t>
      </w:r>
      <w:proofErr w:type="spellEnd"/>
      <w:r>
        <w:rPr>
          <w:rtl/>
        </w:rPr>
        <w:t xml:space="preserve"> העובדים המועסקים על ידי הקבלן</w:t>
      </w:r>
      <w:r w:rsidR="003E775A">
        <w:rPr>
          <w:rFonts w:hint="cs"/>
          <w:rtl/>
        </w:rPr>
        <w:t xml:space="preserve">, מחסור בעובדים או </w:t>
      </w:r>
      <w:proofErr w:type="spellStart"/>
      <w:r w:rsidR="003E775A">
        <w:rPr>
          <w:rFonts w:hint="cs"/>
          <w:rtl/>
        </w:rPr>
        <w:t>בכח</w:t>
      </w:r>
      <w:proofErr w:type="spellEnd"/>
      <w:r w:rsidR="003E775A">
        <w:rPr>
          <w:rFonts w:hint="cs"/>
          <w:rtl/>
        </w:rPr>
        <w:t xml:space="preserve"> אדם</w:t>
      </w:r>
      <w:r w:rsidR="00025B0D">
        <w:rPr>
          <w:rFonts w:hint="cs"/>
          <w:rtl/>
        </w:rPr>
        <w:t>, מ</w:t>
      </w:r>
      <w:r w:rsidR="00A30A2C">
        <w:rPr>
          <w:rFonts w:hint="cs"/>
          <w:rtl/>
        </w:rPr>
        <w:t>צ</w:t>
      </w:r>
      <w:r w:rsidR="00025B0D">
        <w:rPr>
          <w:rFonts w:hint="cs"/>
          <w:rtl/>
        </w:rPr>
        <w:t xml:space="preserve">ב מלחמה (למעט אם יוכרז על ידי רשות מוסמכת </w:t>
      </w:r>
      <w:r w:rsidR="00A30A2C">
        <w:rPr>
          <w:rFonts w:hint="cs"/>
          <w:rtl/>
        </w:rPr>
        <w:t>מצב חירום בעורף בו לא תותר עבודה שאינה חיונית)</w:t>
      </w:r>
      <w:r w:rsidR="00622A44">
        <w:rPr>
          <w:rFonts w:hint="cs"/>
          <w:rtl/>
        </w:rPr>
        <w:t xml:space="preserve">- כל אלו </w:t>
      </w:r>
      <w:r w:rsidR="00623539">
        <w:rPr>
          <w:rFonts w:hint="cs"/>
          <w:rtl/>
        </w:rPr>
        <w:t xml:space="preserve">לא </w:t>
      </w:r>
      <w:r w:rsidR="00622A44">
        <w:rPr>
          <w:rFonts w:hint="cs"/>
          <w:rtl/>
        </w:rPr>
        <w:t xml:space="preserve">יחשבו </w:t>
      </w:r>
      <w:r>
        <w:rPr>
          <w:rtl/>
        </w:rPr>
        <w:t xml:space="preserve"> </w:t>
      </w:r>
      <w:r w:rsidR="00623539">
        <w:rPr>
          <w:rFonts w:hint="cs"/>
          <w:rtl/>
        </w:rPr>
        <w:t>ו</w:t>
      </w:r>
      <w:r>
        <w:rPr>
          <w:rtl/>
        </w:rPr>
        <w:t>לא יהוו עילה לדחיית או לעיכוב עבודות הבנייה בהתאם לסעיף זה.</w:t>
      </w:r>
    </w:p>
    <w:p w14:paraId="2C01C72B" w14:textId="032F9FB9" w:rsidR="008D5401" w:rsidRPr="00C75F9E" w:rsidRDefault="008D5401" w:rsidP="006242B0">
      <w:pPr>
        <w:numPr>
          <w:ilvl w:val="4"/>
          <w:numId w:val="1"/>
        </w:numPr>
        <w:tabs>
          <w:tab w:val="left" w:pos="1560"/>
        </w:tabs>
        <w:spacing w:line="240" w:lineRule="atLeast"/>
        <w:ind w:left="4423"/>
      </w:pPr>
      <w:r w:rsidRPr="00C75F9E">
        <w:rPr>
          <w:rtl/>
        </w:rPr>
        <w:t>נמשכה תקופת המניעה למעלה מ־45 ימים רצופים, יהיה כל אחד מהצדדים רשאי להביא הסכם זה לידי סיום בהודעה בכתב לצד השני</w:t>
      </w:r>
      <w:r w:rsidRPr="00C75F9E">
        <w:t>.</w:t>
      </w:r>
    </w:p>
    <w:p w14:paraId="5B4286C3" w14:textId="693F390B" w:rsidR="008D5401" w:rsidRPr="00AA3C22" w:rsidRDefault="008D5401" w:rsidP="00623539">
      <w:pPr>
        <w:tabs>
          <w:tab w:val="left" w:pos="1560"/>
        </w:tabs>
        <w:spacing w:line="240" w:lineRule="atLeast"/>
        <w:ind w:left="4480"/>
        <w:rPr>
          <w:rtl/>
        </w:rPr>
      </w:pPr>
      <w:r w:rsidRPr="00C75F9E">
        <w:rPr>
          <w:rtl/>
        </w:rPr>
        <w:t>במקרה של סיום ההסכם כאמור, ישלם המזמין לקבלן, בתוך 7 ימים ממועד הסיום, את מלוא התמורה בגין</w:t>
      </w:r>
      <w:r w:rsidRPr="00C75F9E">
        <w:t>:</w:t>
      </w:r>
      <w:r w:rsidRPr="00AA3C22">
        <w:br/>
      </w:r>
      <w:r w:rsidRPr="00AA3C22">
        <w:rPr>
          <w:rtl/>
        </w:rPr>
        <w:t xml:space="preserve">א. </w:t>
      </w:r>
      <w:r w:rsidRPr="00C75F9E">
        <w:rPr>
          <w:rtl/>
        </w:rPr>
        <w:t>כל העבודות שבוצעו בפועל עד מועד סיום ההסכם</w:t>
      </w:r>
      <w:r w:rsidRPr="00C75F9E">
        <w:t>;</w:t>
      </w:r>
      <w:r w:rsidRPr="00AA3C22">
        <w:br/>
      </w:r>
      <w:r w:rsidRPr="00AA3C22">
        <w:rPr>
          <w:rtl/>
        </w:rPr>
        <w:t xml:space="preserve">ב. </w:t>
      </w:r>
      <w:r w:rsidR="00E44A40" w:rsidRPr="00AA3C22">
        <w:rPr>
          <w:rFonts w:hint="cs"/>
          <w:rtl/>
        </w:rPr>
        <w:t xml:space="preserve">לגבי </w:t>
      </w:r>
      <w:r w:rsidRPr="00C75F9E">
        <w:rPr>
          <w:rtl/>
        </w:rPr>
        <w:t xml:space="preserve">חומרים, ציוד ופריטים </w:t>
      </w:r>
      <w:r w:rsidR="00E44A40" w:rsidRPr="00C75F9E">
        <w:rPr>
          <w:rFonts w:hint="cs"/>
          <w:rtl/>
        </w:rPr>
        <w:t>ש</w:t>
      </w:r>
      <w:r w:rsidRPr="00C75F9E">
        <w:rPr>
          <w:rtl/>
        </w:rPr>
        <w:t xml:space="preserve">סופקו לצורך ביצוע העבודות, </w:t>
      </w:r>
      <w:r w:rsidR="00E44A40" w:rsidRPr="00C75F9E">
        <w:rPr>
          <w:rFonts w:hint="cs"/>
          <w:rtl/>
        </w:rPr>
        <w:t xml:space="preserve">ונמצאים </w:t>
      </w:r>
      <w:r w:rsidR="00D4064A" w:rsidRPr="00C75F9E">
        <w:rPr>
          <w:rFonts w:hint="cs"/>
          <w:rtl/>
        </w:rPr>
        <w:t xml:space="preserve">בדירה, ישלם המזמין לקבלן את עלות החומרים </w:t>
      </w:r>
      <w:r w:rsidR="00296616" w:rsidRPr="00C75F9E">
        <w:rPr>
          <w:rFonts w:hint="cs"/>
          <w:rtl/>
        </w:rPr>
        <w:t>וא</w:t>
      </w:r>
      <w:r w:rsidR="00582DF1" w:rsidRPr="00C75F9E">
        <w:rPr>
          <w:rFonts w:hint="cs"/>
          <w:rtl/>
        </w:rPr>
        <w:t>לו</w:t>
      </w:r>
      <w:r w:rsidR="00296616" w:rsidRPr="00C75F9E">
        <w:rPr>
          <w:rFonts w:hint="cs"/>
          <w:rtl/>
        </w:rPr>
        <w:t xml:space="preserve"> יעברו ל</w:t>
      </w:r>
      <w:r w:rsidR="00582DF1" w:rsidRPr="00C75F9E">
        <w:rPr>
          <w:rFonts w:hint="cs"/>
          <w:rtl/>
        </w:rPr>
        <w:t>ב</w:t>
      </w:r>
      <w:r w:rsidR="00296616" w:rsidRPr="00C75F9E">
        <w:rPr>
          <w:rFonts w:hint="cs"/>
          <w:rtl/>
        </w:rPr>
        <w:t xml:space="preserve">עלות המזמין, או לחילופין, לפי החלטת המזמין, הקבלן יפנה חומרים אלו והמזמין יישא בעלות </w:t>
      </w:r>
      <w:r w:rsidR="00525F76" w:rsidRPr="00C75F9E">
        <w:rPr>
          <w:rFonts w:hint="cs"/>
          <w:rtl/>
        </w:rPr>
        <w:t xml:space="preserve">הפינוי, והכל כנגד המצאת אסמכתאות מתאימות. </w:t>
      </w:r>
    </w:p>
    <w:p w14:paraId="2238C9A3" w14:textId="77777777" w:rsidR="008D5401" w:rsidRDefault="008D5401" w:rsidP="00623539">
      <w:pPr>
        <w:numPr>
          <w:ilvl w:val="4"/>
          <w:numId w:val="1"/>
        </w:numPr>
        <w:tabs>
          <w:tab w:val="left" w:pos="1560"/>
        </w:tabs>
        <w:spacing w:line="240" w:lineRule="atLeast"/>
        <w:ind w:left="4423"/>
        <w:rPr>
          <w:rFonts w:hint="cs"/>
          <w:rtl/>
        </w:rPr>
      </w:pPr>
      <w:r w:rsidRPr="00C75F9E">
        <w:rPr>
          <w:rtl/>
        </w:rPr>
        <w:t>מובהר כי סיום ההסכם בנסיבות כאמור לא ייחשב כהפרת ההסכם על ידי מי מהצדדים, ולא תהיינה למי מהם טענות או דרישות נוספות האחד כלפי משנהו, למעט תשלום כאמור לעיל</w:t>
      </w:r>
      <w:r w:rsidRPr="00C75F9E">
        <w:t>.</w:t>
      </w:r>
    </w:p>
    <w:p w14:paraId="5FE7CFB9" w14:textId="77777777" w:rsidR="004444E9" w:rsidRDefault="004444E9" w:rsidP="00623539">
      <w:pPr>
        <w:tabs>
          <w:tab w:val="left" w:pos="1560"/>
        </w:tabs>
        <w:spacing w:line="240" w:lineRule="atLeast"/>
        <w:ind w:left="4423"/>
        <w:rPr>
          <w:rtl/>
        </w:rPr>
      </w:pPr>
    </w:p>
    <w:p w14:paraId="6FA26FAD" w14:textId="77777777" w:rsidR="00233A7D" w:rsidRDefault="00233A7D" w:rsidP="00233A7D">
      <w:pPr>
        <w:tabs>
          <w:tab w:val="left" w:pos="1560"/>
        </w:tabs>
        <w:spacing w:line="240" w:lineRule="atLeast"/>
        <w:ind w:left="1415"/>
        <w:rPr>
          <w:rtl/>
        </w:rPr>
      </w:pPr>
    </w:p>
    <w:p w14:paraId="1B73FF8D" w14:textId="57C9E968" w:rsidR="004444E9" w:rsidRDefault="004444E9" w:rsidP="00574E7A">
      <w:pPr>
        <w:numPr>
          <w:ilvl w:val="1"/>
          <w:numId w:val="1"/>
        </w:numPr>
        <w:tabs>
          <w:tab w:val="left" w:pos="1560"/>
        </w:tabs>
        <w:spacing w:line="240" w:lineRule="atLeast"/>
        <w:ind w:left="1361" w:hanging="655"/>
      </w:pPr>
      <w:r>
        <w:rPr>
          <w:rtl/>
        </w:rPr>
        <w:t>למזמין תהיה הזכות לפקח על העבודות שיבוצעו על-ידי הקבלן, בין</w:t>
      </w:r>
      <w:r w:rsidR="00EB78ED">
        <w:rPr>
          <w:rFonts w:hint="cs"/>
          <w:rtl/>
        </w:rPr>
        <w:t xml:space="preserve"> בעצמו ובין באמצעות מי מטעמו, </w:t>
      </w:r>
      <w:r>
        <w:rPr>
          <w:rtl/>
        </w:rPr>
        <w:t xml:space="preserve"> והוא יוכל להורות לו, בכתב בלבד, לתקן את התכנון ו/או ביצוע העבודות באתר ו/או כל דבר אחר הקשור בביצוע התחייבויות הקבלן על פי החוזה, וזאת בכל שלב במהלך ביצוע העבודות על-ידי הקבלן, ולפי ראות עיניו ושיקול דעתו המוחלט והבלעדי. מובהר כי כל תכנון וכל תיקון לתכנון כאמור, לא יהיו בתוקף, אלא אם </w:t>
      </w:r>
      <w:r>
        <w:rPr>
          <w:rFonts w:hint="cs"/>
          <w:rtl/>
        </w:rPr>
        <w:t xml:space="preserve">המזמין </w:t>
      </w:r>
      <w:r>
        <w:rPr>
          <w:rtl/>
        </w:rPr>
        <w:t>אישר אותם בכתב ובחתימתו.</w:t>
      </w:r>
    </w:p>
    <w:p w14:paraId="4C1F8A0E" w14:textId="77777777" w:rsidR="004444E9" w:rsidRDefault="004444E9" w:rsidP="004444E9">
      <w:pPr>
        <w:tabs>
          <w:tab w:val="left" w:pos="1560"/>
        </w:tabs>
        <w:spacing w:line="240" w:lineRule="atLeast"/>
        <w:rPr>
          <w:rtl/>
        </w:rPr>
      </w:pPr>
    </w:p>
    <w:p w14:paraId="1CE02BED" w14:textId="25B22FA3" w:rsidR="004444E9" w:rsidRDefault="004444E9" w:rsidP="004444E9">
      <w:pPr>
        <w:numPr>
          <w:ilvl w:val="1"/>
          <w:numId w:val="1"/>
        </w:numPr>
        <w:tabs>
          <w:tab w:val="left" w:pos="1560"/>
        </w:tabs>
        <w:spacing w:line="240" w:lineRule="atLeast"/>
        <w:ind w:left="1361"/>
        <w:rPr>
          <w:rtl/>
        </w:rPr>
      </w:pPr>
      <w:r>
        <w:rPr>
          <w:rFonts w:hint="cs"/>
          <w:rtl/>
        </w:rPr>
        <w:t>המזמין</w:t>
      </w:r>
      <w:r w:rsidR="005F111C">
        <w:rPr>
          <w:rFonts w:hint="cs"/>
          <w:rtl/>
        </w:rPr>
        <w:t xml:space="preserve"> או מי מטעמו</w:t>
      </w:r>
      <w:r>
        <w:rPr>
          <w:rFonts w:hint="cs"/>
          <w:rtl/>
        </w:rPr>
        <w:t xml:space="preserve"> </w:t>
      </w:r>
      <w:r>
        <w:rPr>
          <w:rtl/>
        </w:rPr>
        <w:t xml:space="preserve">יבקר באתר באופן שוטף ויבחן את מידת ההתקדמות בביצוע העבודות באתר. הקבלן מתחייב בזה לאפשר </w:t>
      </w:r>
      <w:r>
        <w:rPr>
          <w:rFonts w:hint="cs"/>
          <w:rtl/>
        </w:rPr>
        <w:t xml:space="preserve">למזמין </w:t>
      </w:r>
      <w:r w:rsidR="005F111C">
        <w:rPr>
          <w:rFonts w:hint="cs"/>
          <w:rtl/>
        </w:rPr>
        <w:t xml:space="preserve">או מי מטעמו </w:t>
      </w:r>
      <w:r>
        <w:rPr>
          <w:rtl/>
        </w:rPr>
        <w:t xml:space="preserve">להיכנס לאתר ככל שזה יחפוץ ועל פי שיקול דעתו המוחלט והבלעדי של </w:t>
      </w:r>
      <w:r>
        <w:rPr>
          <w:rFonts w:hint="cs"/>
          <w:rtl/>
        </w:rPr>
        <w:t>המזמין</w:t>
      </w:r>
      <w:r>
        <w:rPr>
          <w:rtl/>
        </w:rPr>
        <w:t>.</w:t>
      </w:r>
    </w:p>
    <w:p w14:paraId="5F01E9FA" w14:textId="77777777" w:rsidR="004444E9" w:rsidRDefault="004444E9" w:rsidP="004444E9">
      <w:pPr>
        <w:numPr>
          <w:ilvl w:val="12"/>
          <w:numId w:val="0"/>
        </w:numPr>
        <w:tabs>
          <w:tab w:val="left" w:pos="1560"/>
        </w:tabs>
        <w:spacing w:line="240" w:lineRule="atLeast"/>
        <w:ind w:left="1560" w:hanging="624"/>
        <w:rPr>
          <w:rtl/>
        </w:rPr>
      </w:pPr>
    </w:p>
    <w:p w14:paraId="677A1594" w14:textId="69EA2DB4" w:rsidR="004444E9" w:rsidRPr="00623539" w:rsidRDefault="004444E9" w:rsidP="004444E9">
      <w:pPr>
        <w:numPr>
          <w:ilvl w:val="1"/>
          <w:numId w:val="1"/>
        </w:numPr>
        <w:tabs>
          <w:tab w:val="left" w:pos="1560"/>
        </w:tabs>
        <w:spacing w:line="240" w:lineRule="atLeast"/>
        <w:ind w:left="1361"/>
      </w:pPr>
      <w:r>
        <w:rPr>
          <w:rtl/>
        </w:rPr>
        <w:t xml:space="preserve">הקבלן מתחייב בזה לבצע את כל העבודות על פי המפרט </w:t>
      </w:r>
      <w:proofErr w:type="spellStart"/>
      <w:r>
        <w:rPr>
          <w:rtl/>
        </w:rPr>
        <w:t>והתכניות</w:t>
      </w:r>
      <w:proofErr w:type="spellEnd"/>
      <w:r>
        <w:rPr>
          <w:rtl/>
        </w:rPr>
        <w:t xml:space="preserve"> המצורפים כנספחים לחוזה זה, וזאת בתאום מלא עם </w:t>
      </w:r>
      <w:r>
        <w:rPr>
          <w:rFonts w:hint="cs"/>
          <w:rtl/>
        </w:rPr>
        <w:t>המזמין</w:t>
      </w:r>
      <w:r>
        <w:rPr>
          <w:rtl/>
        </w:rPr>
        <w:t>, תוך שיתופ</w:t>
      </w:r>
      <w:r w:rsidR="00DA4440">
        <w:rPr>
          <w:rFonts w:hint="cs"/>
          <w:rtl/>
        </w:rPr>
        <w:t>ו</w:t>
      </w:r>
      <w:r>
        <w:rPr>
          <w:rtl/>
        </w:rPr>
        <w:t xml:space="preserve"> ועדכונ</w:t>
      </w:r>
      <w:r w:rsidR="00DA4440">
        <w:rPr>
          <w:rFonts w:hint="cs"/>
          <w:rtl/>
        </w:rPr>
        <w:t>ו</w:t>
      </w:r>
      <w:r>
        <w:rPr>
          <w:rtl/>
        </w:rPr>
        <w:t xml:space="preserve"> לגבי כל דבר הקשור בביצוע העבודות באתר, ובכפוף להוראותי</w:t>
      </w:r>
      <w:r w:rsidR="00DA4440">
        <w:rPr>
          <w:rFonts w:hint="cs"/>
          <w:rtl/>
        </w:rPr>
        <w:t>ו</w:t>
      </w:r>
      <w:r>
        <w:rPr>
          <w:rtl/>
        </w:rPr>
        <w:t xml:space="preserve"> ולהנחיותי</w:t>
      </w:r>
      <w:r w:rsidR="00DA4440">
        <w:rPr>
          <w:rFonts w:hint="cs"/>
          <w:rtl/>
        </w:rPr>
        <w:t>ו</w:t>
      </w:r>
      <w:r>
        <w:rPr>
          <w:rtl/>
        </w:rPr>
        <w:t xml:space="preserve"> של המזמין ו/או </w:t>
      </w:r>
      <w:r w:rsidR="00DA4440">
        <w:rPr>
          <w:rFonts w:hint="cs"/>
          <w:rtl/>
        </w:rPr>
        <w:t>מי מטעמו</w:t>
      </w:r>
      <w:r>
        <w:rPr>
          <w:rtl/>
        </w:rPr>
        <w:t xml:space="preserve">. כל סטייה בביצוע מהאמור במפרט ו/או </w:t>
      </w:r>
      <w:proofErr w:type="spellStart"/>
      <w:r>
        <w:rPr>
          <w:rtl/>
        </w:rPr>
        <w:t>בתכניות</w:t>
      </w:r>
      <w:proofErr w:type="spellEnd"/>
      <w:r>
        <w:rPr>
          <w:rtl/>
        </w:rPr>
        <w:t xml:space="preserve"> כאמור לעיל, שלא תאושר מראש על ידי </w:t>
      </w:r>
      <w:r>
        <w:rPr>
          <w:rFonts w:hint="cs"/>
          <w:rtl/>
        </w:rPr>
        <w:t>המזמין</w:t>
      </w:r>
      <w:r>
        <w:rPr>
          <w:rtl/>
        </w:rPr>
        <w:t xml:space="preserve">, תתוקן על ידי הקבלן באחריותו ועל חשבונו, לרבות ביצוע העבודה כאמור מחדש, והכל בהתאם להוראות </w:t>
      </w:r>
      <w:r>
        <w:rPr>
          <w:rFonts w:hint="cs"/>
          <w:rtl/>
        </w:rPr>
        <w:t>המזמין</w:t>
      </w:r>
      <w:r>
        <w:rPr>
          <w:rtl/>
        </w:rPr>
        <w:t xml:space="preserve">, ובלי לגרוע מכל סעד ו/או תרופה ו/או זכות המוקנים למזמין על פי החוזה ו/או על פי כל </w:t>
      </w:r>
      <w:r w:rsidRPr="00623539">
        <w:rPr>
          <w:rtl/>
        </w:rPr>
        <w:t>דין.</w:t>
      </w:r>
      <w:r w:rsidR="005951C6" w:rsidRPr="00623539">
        <w:rPr>
          <w:rFonts w:hint="cs"/>
          <w:rtl/>
        </w:rPr>
        <w:t xml:space="preserve"> הקבלן לא י</w:t>
      </w:r>
      <w:r w:rsidR="003D42E0" w:rsidRPr="00623539">
        <w:rPr>
          <w:rFonts w:hint="cs"/>
          <w:rtl/>
        </w:rPr>
        <w:t>בצע</w:t>
      </w:r>
      <w:r w:rsidR="005951C6" w:rsidRPr="00623539">
        <w:rPr>
          <w:rFonts w:hint="cs"/>
          <w:rtl/>
        </w:rPr>
        <w:t xml:space="preserve"> שום שינוי או תוספת ללא אישור </w:t>
      </w:r>
      <w:r w:rsidR="00EB78ED" w:rsidRPr="00623539">
        <w:rPr>
          <w:rFonts w:hint="cs"/>
          <w:rtl/>
        </w:rPr>
        <w:t xml:space="preserve">המזמין </w:t>
      </w:r>
      <w:r w:rsidR="005951C6" w:rsidRPr="00623539">
        <w:rPr>
          <w:rFonts w:hint="cs"/>
          <w:rtl/>
        </w:rPr>
        <w:t>בכתב</w:t>
      </w:r>
      <w:r w:rsidR="00EB78ED" w:rsidRPr="00623539">
        <w:rPr>
          <w:rFonts w:hint="cs"/>
          <w:rtl/>
        </w:rPr>
        <w:t>.</w:t>
      </w:r>
    </w:p>
    <w:p w14:paraId="571A5B12" w14:textId="70A0FD81" w:rsidR="005951C6" w:rsidRDefault="005951C6" w:rsidP="00615E29">
      <w:pPr>
        <w:tabs>
          <w:tab w:val="left" w:pos="1560"/>
        </w:tabs>
        <w:spacing w:line="240" w:lineRule="atLeast"/>
        <w:rPr>
          <w:rtl/>
        </w:rPr>
      </w:pPr>
      <w:r>
        <w:rPr>
          <w:rFonts w:hint="cs"/>
          <w:rtl/>
        </w:rPr>
        <w:t xml:space="preserve">                          שינוי או תוספת שלא אושר</w:t>
      </w:r>
      <w:r w:rsidR="00090510">
        <w:rPr>
          <w:rFonts w:hint="cs"/>
          <w:rtl/>
        </w:rPr>
        <w:t>ו</w:t>
      </w:r>
      <w:r>
        <w:rPr>
          <w:rFonts w:hint="cs"/>
          <w:rtl/>
        </w:rPr>
        <w:t xml:space="preserve"> בכתב, לא </w:t>
      </w:r>
      <w:r w:rsidR="00090510">
        <w:rPr>
          <w:rFonts w:hint="cs"/>
          <w:rtl/>
        </w:rPr>
        <w:t>י</w:t>
      </w:r>
      <w:r>
        <w:rPr>
          <w:rFonts w:hint="cs"/>
          <w:rtl/>
        </w:rPr>
        <w:t>שול</w:t>
      </w:r>
      <w:r w:rsidR="00090510">
        <w:rPr>
          <w:rFonts w:hint="cs"/>
          <w:rtl/>
        </w:rPr>
        <w:t>מו</w:t>
      </w:r>
      <w:r>
        <w:rPr>
          <w:rFonts w:hint="cs"/>
          <w:rtl/>
        </w:rPr>
        <w:t xml:space="preserve"> לקבלן.</w:t>
      </w:r>
    </w:p>
    <w:p w14:paraId="519AAEF9" w14:textId="77777777" w:rsidR="004444E9" w:rsidRDefault="004444E9" w:rsidP="004444E9">
      <w:pPr>
        <w:numPr>
          <w:ilvl w:val="12"/>
          <w:numId w:val="0"/>
        </w:numPr>
        <w:tabs>
          <w:tab w:val="left" w:pos="1560"/>
        </w:tabs>
        <w:spacing w:line="240" w:lineRule="atLeast"/>
        <w:ind w:left="1361" w:hanging="737"/>
        <w:rPr>
          <w:rtl/>
        </w:rPr>
      </w:pPr>
    </w:p>
    <w:p w14:paraId="363768FD" w14:textId="156DF15C" w:rsidR="004444E9" w:rsidRDefault="004444E9" w:rsidP="004444E9">
      <w:pPr>
        <w:numPr>
          <w:ilvl w:val="1"/>
          <w:numId w:val="1"/>
        </w:numPr>
        <w:ind w:left="1361"/>
      </w:pPr>
      <w:r>
        <w:rPr>
          <w:rtl/>
        </w:rPr>
        <w:t>בנוסף</w:t>
      </w:r>
      <w:r w:rsidR="00090510">
        <w:rPr>
          <w:rFonts w:hint="cs"/>
          <w:rtl/>
        </w:rPr>
        <w:t>,</w:t>
      </w:r>
      <w:r w:rsidR="007D1076">
        <w:rPr>
          <w:rFonts w:hint="cs"/>
          <w:rtl/>
        </w:rPr>
        <w:t xml:space="preserve"> </w:t>
      </w:r>
      <w:r>
        <w:rPr>
          <w:rtl/>
        </w:rPr>
        <w:t xml:space="preserve">ומבלי לפגוע בכלליות האמור, מתחייב הקבלן לבצע את העבודות בהתאמה מלאה להוראות כל דין, כפי שהן חלות על כל התכנון וביצוע העבודות נשוא חוזה זה; כמו כן הקבלן מתחייב להגיש באחריותו ועל חשבונו את כל הבקשות הנדרשות על פי כל דין לשם קבלת כל האישורים ו/או </w:t>
      </w:r>
      <w:proofErr w:type="spellStart"/>
      <w:r>
        <w:rPr>
          <w:rtl/>
        </w:rPr>
        <w:t>הרשיונות</w:t>
      </w:r>
      <w:proofErr w:type="spellEnd"/>
      <w:r>
        <w:rPr>
          <w:rtl/>
        </w:rPr>
        <w:t xml:space="preserve"> ו/או ההיתרים הדרושים לצורך מילוי כל התחייבויותיו על פי החוזה.</w:t>
      </w:r>
    </w:p>
    <w:p w14:paraId="5D4610D7" w14:textId="77777777" w:rsidR="006C32D8" w:rsidRDefault="006C32D8" w:rsidP="006C32D8">
      <w:pPr>
        <w:ind w:left="1361"/>
        <w:rPr>
          <w:rtl/>
        </w:rPr>
      </w:pPr>
    </w:p>
    <w:p w14:paraId="16033FDE" w14:textId="7151F631" w:rsidR="004444E9" w:rsidRDefault="004444E9" w:rsidP="004444E9">
      <w:pPr>
        <w:numPr>
          <w:ilvl w:val="1"/>
          <w:numId w:val="1"/>
        </w:numPr>
        <w:ind w:left="1361"/>
        <w:rPr>
          <w:rtl/>
        </w:rPr>
      </w:pPr>
      <w:r>
        <w:rPr>
          <w:rtl/>
        </w:rPr>
        <w:t xml:space="preserve">הקבלן מתחייב בזה לא לפגוע </w:t>
      </w:r>
      <w:r w:rsidR="007D4D92">
        <w:rPr>
          <w:rFonts w:hint="cs"/>
          <w:rtl/>
        </w:rPr>
        <w:t>ולא לגרום נזק לדירות שכנות וו/או לחלק</w:t>
      </w:r>
      <w:r w:rsidR="003B1629">
        <w:rPr>
          <w:rFonts w:hint="cs"/>
          <w:rtl/>
        </w:rPr>
        <w:t>ים אחרים בב</w:t>
      </w:r>
      <w:r w:rsidR="00ED6AC8">
        <w:rPr>
          <w:rFonts w:hint="cs"/>
          <w:rtl/>
        </w:rPr>
        <w:t>ניין</w:t>
      </w:r>
      <w:r>
        <w:rPr>
          <w:rtl/>
        </w:rPr>
        <w:t xml:space="preserve"> ובסביבתו במשך כל תקופת העבודות והבדק.</w:t>
      </w:r>
    </w:p>
    <w:p w14:paraId="15B5D49C" w14:textId="77777777" w:rsidR="004444E9" w:rsidRDefault="004444E9" w:rsidP="004444E9">
      <w:pPr>
        <w:numPr>
          <w:ilvl w:val="12"/>
          <w:numId w:val="0"/>
        </w:numPr>
        <w:ind w:left="1361" w:hanging="737"/>
        <w:rPr>
          <w:rtl/>
        </w:rPr>
      </w:pPr>
    </w:p>
    <w:p w14:paraId="7BAA178B" w14:textId="1835210A" w:rsidR="004444E9" w:rsidRDefault="004444E9" w:rsidP="004444E9">
      <w:pPr>
        <w:numPr>
          <w:ilvl w:val="1"/>
          <w:numId w:val="1"/>
        </w:numPr>
        <w:ind w:left="1361"/>
        <w:rPr>
          <w:rtl/>
        </w:rPr>
      </w:pPr>
      <w:r>
        <w:rPr>
          <w:rtl/>
        </w:rPr>
        <w:t xml:space="preserve">הקבלן מצהיר כי ידוע לו </w:t>
      </w:r>
      <w:proofErr w:type="spellStart"/>
      <w:r>
        <w:rPr>
          <w:rtl/>
        </w:rPr>
        <w:t>ש</w:t>
      </w:r>
      <w:r w:rsidR="003B1629">
        <w:rPr>
          <w:rFonts w:hint="cs"/>
          <w:rtl/>
        </w:rPr>
        <w:t>הבנין</w:t>
      </w:r>
      <w:proofErr w:type="spellEnd"/>
      <w:r w:rsidR="00781748">
        <w:rPr>
          <w:rFonts w:hint="cs"/>
          <w:rtl/>
        </w:rPr>
        <w:t xml:space="preserve"> בו מצויה הדירה מא</w:t>
      </w:r>
      <w:r w:rsidR="00ED6AC8">
        <w:rPr>
          <w:rFonts w:hint="cs"/>
          <w:rtl/>
        </w:rPr>
        <w:t>וכ</w:t>
      </w:r>
      <w:r w:rsidR="00781748">
        <w:rPr>
          <w:rFonts w:hint="cs"/>
          <w:rtl/>
        </w:rPr>
        <w:t>לס ו</w:t>
      </w:r>
      <w:r w:rsidR="006C32D8">
        <w:rPr>
          <w:rFonts w:hint="cs"/>
          <w:rtl/>
        </w:rPr>
        <w:t xml:space="preserve">כי השכונה </w:t>
      </w:r>
      <w:r w:rsidR="00D20300">
        <w:rPr>
          <w:rFonts w:hint="cs"/>
          <w:rtl/>
        </w:rPr>
        <w:t>בה מצוי ה</w:t>
      </w:r>
      <w:r>
        <w:rPr>
          <w:rtl/>
        </w:rPr>
        <w:t>אתר הינה שכונת מגורים מאוכלסת</w:t>
      </w:r>
      <w:r w:rsidR="00781748">
        <w:rPr>
          <w:rFonts w:hint="cs"/>
          <w:rtl/>
        </w:rPr>
        <w:t xml:space="preserve">, והוא יפעל על פי </w:t>
      </w:r>
      <w:r w:rsidR="00EF0254">
        <w:rPr>
          <w:rFonts w:hint="cs"/>
          <w:rtl/>
        </w:rPr>
        <w:t xml:space="preserve">הוראות כל דין </w:t>
      </w:r>
      <w:proofErr w:type="spellStart"/>
      <w:r w:rsidR="00EF0254">
        <w:rPr>
          <w:rFonts w:hint="cs"/>
          <w:rtl/>
        </w:rPr>
        <w:t>הכל</w:t>
      </w:r>
      <w:proofErr w:type="spellEnd"/>
      <w:r w:rsidR="00EF0254">
        <w:rPr>
          <w:rFonts w:hint="cs"/>
          <w:rtl/>
        </w:rPr>
        <w:t xml:space="preserve"> הקשור לגר</w:t>
      </w:r>
      <w:r w:rsidR="006C32D8">
        <w:rPr>
          <w:rFonts w:hint="cs"/>
          <w:rtl/>
        </w:rPr>
        <w:t>י</w:t>
      </w:r>
      <w:r w:rsidR="00EF0254">
        <w:rPr>
          <w:rFonts w:hint="cs"/>
          <w:rtl/>
        </w:rPr>
        <w:t>מת רעש או מטרדים אחרים.</w:t>
      </w:r>
    </w:p>
    <w:p w14:paraId="26069F2D" w14:textId="77777777" w:rsidR="00747327" w:rsidRDefault="00747327" w:rsidP="00C75F9E">
      <w:pPr>
        <w:numPr>
          <w:ilvl w:val="12"/>
          <w:numId w:val="0"/>
        </w:numPr>
        <w:ind w:left="1361" w:hanging="737"/>
        <w:rPr>
          <w:rtl/>
        </w:rPr>
      </w:pPr>
    </w:p>
    <w:p w14:paraId="02892809" w14:textId="7DE5C93B" w:rsidR="007E293F" w:rsidRPr="00DA733F" w:rsidRDefault="009C1770" w:rsidP="00EB3509">
      <w:pPr>
        <w:numPr>
          <w:ilvl w:val="1"/>
          <w:numId w:val="1"/>
        </w:numPr>
        <w:ind w:left="1361"/>
        <w:rPr>
          <w:rFonts w:ascii="David" w:hAnsi="David"/>
        </w:rPr>
      </w:pPr>
      <w:r w:rsidRPr="00DA733F">
        <w:rPr>
          <w:rFonts w:ascii="David" w:hAnsi="David"/>
          <w:rtl/>
        </w:rPr>
        <w:t>ה</w:t>
      </w:r>
      <w:r w:rsidR="00DA733F" w:rsidRPr="00DA733F">
        <w:rPr>
          <w:rFonts w:ascii="David" w:hAnsi="David"/>
          <w:rtl/>
        </w:rPr>
        <w:t>ק</w:t>
      </w:r>
      <w:r w:rsidR="007E293F" w:rsidRPr="00DA733F">
        <w:rPr>
          <w:rFonts w:ascii="David" w:hAnsi="David"/>
          <w:rtl/>
        </w:rPr>
        <w:t xml:space="preserve">בלן מתחייב לבדוק, במידה סבירה ובטרם תחילת ביצוע כל חלק מהעבודות, את </w:t>
      </w:r>
      <w:proofErr w:type="spellStart"/>
      <w:r w:rsidR="007E293F" w:rsidRPr="00DA733F">
        <w:rPr>
          <w:rFonts w:ascii="David" w:hAnsi="David"/>
          <w:rtl/>
        </w:rPr>
        <w:t>התכניות</w:t>
      </w:r>
      <w:proofErr w:type="spellEnd"/>
      <w:r w:rsidR="007E293F" w:rsidRPr="00DA733F">
        <w:rPr>
          <w:rFonts w:ascii="David" w:hAnsi="David"/>
          <w:rtl/>
        </w:rPr>
        <w:t xml:space="preserve">, הסימונים והמידות הנדרשים לצורך ביצוע העבודות, ויהא אחראי לביצוע סימון מתאים ונכון בהתאם </w:t>
      </w:r>
      <w:proofErr w:type="spellStart"/>
      <w:r w:rsidR="007E293F" w:rsidRPr="00DA733F">
        <w:rPr>
          <w:rFonts w:ascii="David" w:hAnsi="David"/>
          <w:rtl/>
        </w:rPr>
        <w:t>לתכניות</w:t>
      </w:r>
      <w:proofErr w:type="spellEnd"/>
      <w:r w:rsidR="007E293F" w:rsidRPr="00DA733F">
        <w:rPr>
          <w:rFonts w:ascii="David" w:hAnsi="David"/>
          <w:rtl/>
        </w:rPr>
        <w:t xml:space="preserve"> המאושרות ולהנחיות שניתנו לו</w:t>
      </w:r>
      <w:r w:rsidR="007E293F" w:rsidRPr="00DA733F">
        <w:rPr>
          <w:rFonts w:ascii="David" w:hAnsi="David"/>
        </w:rPr>
        <w:t>.</w:t>
      </w:r>
      <w:r w:rsidR="00E92E96" w:rsidRPr="00DA733F">
        <w:rPr>
          <w:rFonts w:ascii="David" w:hAnsi="David"/>
          <w:rtl/>
        </w:rPr>
        <w:t xml:space="preserve"> </w:t>
      </w:r>
      <w:r w:rsidR="007E293F" w:rsidRPr="00DA733F">
        <w:rPr>
          <w:rFonts w:ascii="David" w:hAnsi="David"/>
          <w:rtl/>
        </w:rPr>
        <w:t xml:space="preserve">ככל שתתגלה במהלך הביצוע שגיאה ו/או </w:t>
      </w:r>
      <w:proofErr w:type="spellStart"/>
      <w:r w:rsidR="007E293F" w:rsidRPr="00DA733F">
        <w:rPr>
          <w:rFonts w:ascii="David" w:hAnsi="David"/>
          <w:rtl/>
        </w:rPr>
        <w:t>אי־התאמה</w:t>
      </w:r>
      <w:proofErr w:type="spellEnd"/>
      <w:r w:rsidR="007E293F" w:rsidRPr="00DA733F">
        <w:rPr>
          <w:rFonts w:ascii="David" w:hAnsi="David"/>
          <w:rtl/>
        </w:rPr>
        <w:t xml:space="preserve"> במיקום, בסימון, במידות או </w:t>
      </w:r>
      <w:proofErr w:type="spellStart"/>
      <w:r w:rsidR="007E293F" w:rsidRPr="00DA733F">
        <w:rPr>
          <w:rFonts w:ascii="David" w:hAnsi="David"/>
          <w:rtl/>
        </w:rPr>
        <w:t>בתכניות</w:t>
      </w:r>
      <w:proofErr w:type="spellEnd"/>
      <w:r w:rsidR="007E293F" w:rsidRPr="00DA733F">
        <w:rPr>
          <w:rFonts w:ascii="David" w:hAnsi="David"/>
          <w:rtl/>
        </w:rPr>
        <w:t>, יודיע הקבלן על כך למזמין, ויפעל בהתאם להנחיות שיינתנו לו בכתב</w:t>
      </w:r>
      <w:r w:rsidR="007E293F" w:rsidRPr="00DA733F">
        <w:rPr>
          <w:rFonts w:ascii="David" w:hAnsi="David"/>
        </w:rPr>
        <w:t>.</w:t>
      </w:r>
      <w:r w:rsidR="00E92E96" w:rsidRPr="00DA733F">
        <w:rPr>
          <w:rFonts w:ascii="David" w:hAnsi="David"/>
          <w:rtl/>
        </w:rPr>
        <w:t xml:space="preserve"> </w:t>
      </w:r>
      <w:r w:rsidR="007E293F" w:rsidRPr="00DA733F">
        <w:rPr>
          <w:rFonts w:ascii="David" w:hAnsi="David"/>
          <w:rtl/>
        </w:rPr>
        <w:t>מובהר ומוסכם כי מקום בו פעל הקבלן בהתאם להנחיה מפורשת של המזמין שניתנה בכתב ו/או תועדה באמצעי תקשורת מקובל, לא תוטל על הקבלן אחריות בגין תוצאות אותה הנחיה, והקבלן לא יידרש לשאת בעלויות תיקון הנובעות ממנה</w:t>
      </w:r>
      <w:r w:rsidR="007E293F" w:rsidRPr="00DA733F">
        <w:rPr>
          <w:rFonts w:ascii="David" w:hAnsi="David"/>
        </w:rPr>
        <w:t>.</w:t>
      </w:r>
      <w:r w:rsidR="007E293F" w:rsidRPr="00DA733F">
        <w:rPr>
          <w:rFonts w:ascii="David" w:hAnsi="David"/>
          <w:rtl/>
        </w:rPr>
        <w:t xml:space="preserve">בדיקת סימון, קו גובה או מדידה על ידי </w:t>
      </w:r>
      <w:r w:rsidR="00B66D55" w:rsidRPr="00DA733F">
        <w:rPr>
          <w:rFonts w:ascii="David" w:hAnsi="David"/>
          <w:rtl/>
        </w:rPr>
        <w:t>המזמין</w:t>
      </w:r>
      <w:r w:rsidR="007E293F" w:rsidRPr="00DA733F">
        <w:rPr>
          <w:rFonts w:ascii="David" w:hAnsi="David"/>
          <w:rtl/>
        </w:rPr>
        <w:t xml:space="preserve"> לא תפטור את הקבלן מאחריותו המקצועית הכללית</w:t>
      </w:r>
      <w:r w:rsidR="007E293F" w:rsidRPr="00DA733F">
        <w:rPr>
          <w:rFonts w:ascii="David" w:hAnsi="David"/>
        </w:rPr>
        <w:t xml:space="preserve">, </w:t>
      </w:r>
      <w:r w:rsidR="007E293F" w:rsidRPr="00DA733F">
        <w:rPr>
          <w:rFonts w:ascii="David" w:hAnsi="David"/>
          <w:rtl/>
        </w:rPr>
        <w:t>אולם לא תיצור אחריות לקבלן במקרה של ביצוע בהתאם להנחיה כאמור</w:t>
      </w:r>
      <w:r w:rsidR="007E293F" w:rsidRPr="00DA733F">
        <w:rPr>
          <w:rFonts w:ascii="David" w:hAnsi="David"/>
        </w:rPr>
        <w:t>.</w:t>
      </w:r>
    </w:p>
    <w:p w14:paraId="332E3167" w14:textId="77777777" w:rsidR="004444E9" w:rsidRPr="00B025C1" w:rsidRDefault="004444E9" w:rsidP="00E92E96">
      <w:pPr>
        <w:ind w:left="1361"/>
        <w:rPr>
          <w:rtl/>
        </w:rPr>
      </w:pPr>
    </w:p>
    <w:p w14:paraId="0E2A1702" w14:textId="3B328A94" w:rsidR="004444E9" w:rsidRPr="00B025C1" w:rsidRDefault="004444E9" w:rsidP="004444E9">
      <w:pPr>
        <w:numPr>
          <w:ilvl w:val="1"/>
          <w:numId w:val="1"/>
        </w:numPr>
        <w:tabs>
          <w:tab w:val="left" w:pos="1560"/>
        </w:tabs>
        <w:spacing w:line="240" w:lineRule="atLeast"/>
        <w:ind w:left="1361"/>
        <w:rPr>
          <w:rtl/>
        </w:rPr>
      </w:pPr>
      <w:r w:rsidRPr="00B025C1">
        <w:rPr>
          <w:rtl/>
        </w:rPr>
        <w:t xml:space="preserve">הקבלן מתחייב כי לא יכסה אלמנטים ו/או חלקים כלשהם שנועדו להיות מכוסים ו/או מוסתרים במהלך ביצוע העבודות, אלא לאחר </w:t>
      </w:r>
      <w:r w:rsidR="0080658A" w:rsidRPr="00B025C1">
        <w:rPr>
          <w:rFonts w:hint="cs"/>
          <w:rtl/>
        </w:rPr>
        <w:t>ש</w:t>
      </w:r>
      <w:r w:rsidRPr="00B025C1">
        <w:rPr>
          <w:rFonts w:hint="cs"/>
          <w:rtl/>
        </w:rPr>
        <w:t xml:space="preserve">המזמין </w:t>
      </w:r>
      <w:r w:rsidRPr="00B025C1">
        <w:rPr>
          <w:rtl/>
        </w:rPr>
        <w:t xml:space="preserve">יבדוק את האלמנטים כאמור. </w:t>
      </w:r>
      <w:r w:rsidR="00D21647" w:rsidRPr="00C75F9E">
        <w:rPr>
          <w:rFonts w:hint="eastAsia"/>
          <w:rtl/>
        </w:rPr>
        <w:t>והמזמין</w:t>
      </w:r>
      <w:r w:rsidR="00D21647" w:rsidRPr="00C75F9E">
        <w:rPr>
          <w:rtl/>
        </w:rPr>
        <w:t xml:space="preserve"> מחויב להגיע באותו היום </w:t>
      </w:r>
      <w:r w:rsidR="00264628" w:rsidRPr="00B025C1">
        <w:rPr>
          <w:rtl/>
        </w:rPr>
        <w:t>(ו</w:t>
      </w:r>
      <w:r w:rsidR="00264628" w:rsidRPr="00B025C1">
        <w:rPr>
          <w:rFonts w:hint="eastAsia"/>
          <w:rtl/>
        </w:rPr>
        <w:t>בלבד</w:t>
      </w:r>
      <w:r w:rsidR="00264628" w:rsidRPr="00B025C1">
        <w:rPr>
          <w:rtl/>
        </w:rPr>
        <w:t xml:space="preserve"> ש</w:t>
      </w:r>
      <w:r w:rsidR="008F616A" w:rsidRPr="00B025C1">
        <w:rPr>
          <w:rFonts w:hint="cs"/>
          <w:rtl/>
        </w:rPr>
        <w:t xml:space="preserve">במידת האפשר </w:t>
      </w:r>
      <w:r w:rsidR="00264628" w:rsidRPr="00B025C1">
        <w:rPr>
          <w:rtl/>
        </w:rPr>
        <w:t>הק</w:t>
      </w:r>
      <w:r w:rsidR="00264628" w:rsidRPr="00B025C1">
        <w:rPr>
          <w:rFonts w:hint="eastAsia"/>
          <w:rtl/>
        </w:rPr>
        <w:t>בלן</w:t>
      </w:r>
      <w:r w:rsidR="00264628" w:rsidRPr="00B025C1">
        <w:rPr>
          <w:rtl/>
        </w:rPr>
        <w:t xml:space="preserve"> הודיע לו על כך יום קודם לפחות) </w:t>
      </w:r>
      <w:r w:rsidR="00D21647" w:rsidRPr="00C75F9E">
        <w:rPr>
          <w:rFonts w:hint="eastAsia"/>
          <w:rtl/>
        </w:rPr>
        <w:t>כדי</w:t>
      </w:r>
      <w:r w:rsidR="00D21647" w:rsidRPr="00C75F9E">
        <w:rPr>
          <w:rtl/>
        </w:rPr>
        <w:t xml:space="preserve"> לאשר </w:t>
      </w:r>
      <w:r w:rsidR="00D21647" w:rsidRPr="00C75F9E">
        <w:rPr>
          <w:rFonts w:hint="eastAsia"/>
          <w:rtl/>
        </w:rPr>
        <w:t>ולאפשר</w:t>
      </w:r>
      <w:r w:rsidR="00D21647" w:rsidRPr="00C75F9E">
        <w:rPr>
          <w:rtl/>
        </w:rPr>
        <w:t xml:space="preserve"> את המשך העבודה על מנת לא לגרום עיכוב שיגרום לנזק לקבלן</w:t>
      </w:r>
    </w:p>
    <w:p w14:paraId="7FC1725A" w14:textId="77777777" w:rsidR="004444E9" w:rsidRDefault="004444E9" w:rsidP="004444E9">
      <w:pPr>
        <w:numPr>
          <w:ilvl w:val="12"/>
          <w:numId w:val="0"/>
        </w:numPr>
        <w:tabs>
          <w:tab w:val="left" w:pos="1560"/>
        </w:tabs>
        <w:spacing w:line="240" w:lineRule="atLeast"/>
        <w:ind w:left="1361" w:hanging="737"/>
        <w:rPr>
          <w:rtl/>
        </w:rPr>
      </w:pPr>
    </w:p>
    <w:p w14:paraId="3B4CE39A" w14:textId="6AA90061" w:rsidR="004444E9" w:rsidRDefault="004444E9" w:rsidP="004444E9">
      <w:pPr>
        <w:numPr>
          <w:ilvl w:val="1"/>
          <w:numId w:val="1"/>
        </w:numPr>
        <w:tabs>
          <w:tab w:val="left" w:pos="1560"/>
        </w:tabs>
        <w:spacing w:line="240" w:lineRule="atLeast"/>
        <w:ind w:left="1361"/>
        <w:rPr>
          <w:rtl/>
        </w:rPr>
      </w:pPr>
      <w:r w:rsidRPr="008A0EF0">
        <w:rPr>
          <w:rFonts w:hint="cs"/>
          <w:rtl/>
        </w:rPr>
        <w:t>הקבלן מתחייב כי י</w:t>
      </w:r>
      <w:r>
        <w:rPr>
          <w:rFonts w:hint="cs"/>
          <w:rtl/>
        </w:rPr>
        <w:t>בצע את העבודות אך ורק</w:t>
      </w:r>
      <w:r w:rsidRPr="008A0EF0">
        <w:rPr>
          <w:rFonts w:hint="cs"/>
          <w:rtl/>
        </w:rPr>
        <w:t xml:space="preserve"> בשעות העבודה הסבירות</w:t>
      </w:r>
      <w:r>
        <w:rPr>
          <w:rFonts w:hint="cs"/>
          <w:rtl/>
        </w:rPr>
        <w:t xml:space="preserve"> ולא יאוחר משעה 1</w:t>
      </w:r>
      <w:r w:rsidR="00F361CA">
        <w:rPr>
          <w:rFonts w:hint="cs"/>
          <w:rtl/>
        </w:rPr>
        <w:t>4</w:t>
      </w:r>
      <w:r>
        <w:rPr>
          <w:rFonts w:hint="cs"/>
          <w:rtl/>
        </w:rPr>
        <w:t>:</w:t>
      </w:r>
      <w:r w:rsidR="00F361CA">
        <w:rPr>
          <w:rFonts w:hint="cs"/>
          <w:rtl/>
        </w:rPr>
        <w:t>3</w:t>
      </w:r>
      <w:r>
        <w:rPr>
          <w:rFonts w:hint="cs"/>
          <w:rtl/>
        </w:rPr>
        <w:t>0 ביום ו'</w:t>
      </w:r>
      <w:r w:rsidRPr="008A0EF0">
        <w:rPr>
          <w:rFonts w:hint="cs"/>
          <w:rtl/>
        </w:rPr>
        <w:t xml:space="preserve"> </w:t>
      </w:r>
      <w:r w:rsidR="00F361CA">
        <w:rPr>
          <w:rFonts w:hint="cs"/>
          <w:rtl/>
        </w:rPr>
        <w:t xml:space="preserve">וערב חג </w:t>
      </w:r>
      <w:r w:rsidRPr="008A0EF0">
        <w:rPr>
          <w:rFonts w:hint="cs"/>
          <w:rtl/>
        </w:rPr>
        <w:t>ולא יעבוד בשבתות</w:t>
      </w:r>
      <w:r>
        <w:rPr>
          <w:rFonts w:hint="cs"/>
          <w:rtl/>
        </w:rPr>
        <w:t xml:space="preserve"> ובמועדי ישראל</w:t>
      </w:r>
      <w:r w:rsidR="00F361CA">
        <w:rPr>
          <w:rFonts w:hint="cs"/>
          <w:rtl/>
        </w:rPr>
        <w:t>.</w:t>
      </w:r>
      <w:r w:rsidRPr="008A0EF0">
        <w:rPr>
          <w:rFonts w:hint="cs"/>
          <w:rtl/>
        </w:rPr>
        <w:t xml:space="preserve"> </w:t>
      </w:r>
    </w:p>
    <w:p w14:paraId="0FC45CFF" w14:textId="77777777" w:rsidR="004444E9" w:rsidRDefault="004444E9" w:rsidP="004444E9">
      <w:pPr>
        <w:numPr>
          <w:ilvl w:val="12"/>
          <w:numId w:val="0"/>
        </w:numPr>
        <w:tabs>
          <w:tab w:val="left" w:pos="1560"/>
        </w:tabs>
        <w:spacing w:line="240" w:lineRule="atLeast"/>
        <w:ind w:left="624" w:hanging="624"/>
        <w:rPr>
          <w:rtl/>
        </w:rPr>
      </w:pPr>
    </w:p>
    <w:p w14:paraId="7B305223" w14:textId="77777777" w:rsidR="004444E9" w:rsidRDefault="004444E9" w:rsidP="004444E9">
      <w:pPr>
        <w:numPr>
          <w:ilvl w:val="1"/>
          <w:numId w:val="1"/>
        </w:numPr>
        <w:tabs>
          <w:tab w:val="left" w:pos="1560"/>
        </w:tabs>
        <w:spacing w:line="240" w:lineRule="atLeast"/>
        <w:ind w:left="1361"/>
        <w:rPr>
          <w:rtl/>
        </w:rPr>
      </w:pPr>
      <w:r>
        <w:rPr>
          <w:rtl/>
        </w:rPr>
        <w:t xml:space="preserve">הקבלן מתחייב לא להעסיק עובדים מהשטחים המוחזקים בניגוד להוראות כל דין. מבלי לגרוע מכלליות האמור, הקבלן מתחייב שאף אחד מעובדיו לא ילון בשטח האתר, אלא אם יקבל לכך את אישור המזמין בכתב ומראש. </w:t>
      </w:r>
    </w:p>
    <w:p w14:paraId="07CC0F11" w14:textId="77777777" w:rsidR="004444E9" w:rsidRDefault="004444E9" w:rsidP="004444E9">
      <w:pPr>
        <w:numPr>
          <w:ilvl w:val="12"/>
          <w:numId w:val="0"/>
        </w:numPr>
        <w:tabs>
          <w:tab w:val="left" w:pos="1560"/>
        </w:tabs>
        <w:spacing w:line="240" w:lineRule="atLeast"/>
        <w:ind w:left="624" w:hanging="624"/>
        <w:rPr>
          <w:rtl/>
        </w:rPr>
      </w:pPr>
    </w:p>
    <w:p w14:paraId="321A29C9" w14:textId="7D2F03AF" w:rsidR="007E293F" w:rsidRDefault="007E293F" w:rsidP="00C75F9E">
      <w:pPr>
        <w:numPr>
          <w:ilvl w:val="1"/>
          <w:numId w:val="1"/>
        </w:numPr>
        <w:tabs>
          <w:tab w:val="left" w:pos="1560"/>
        </w:tabs>
        <w:spacing w:line="240" w:lineRule="atLeast"/>
        <w:ind w:left="1361"/>
      </w:pPr>
      <w:r w:rsidRPr="0073110C">
        <w:rPr>
          <w:rtl/>
        </w:rPr>
        <w:t xml:space="preserve">מצא המזמין, מטעמים סבירים ומוצדקים בלבד, כי מנהל העבודה ו/או עובד מעובדי הקבלן </w:t>
      </w:r>
      <w:r w:rsidR="00C75F9E">
        <w:rPr>
          <w:rFonts w:hint="cs"/>
          <w:rtl/>
        </w:rPr>
        <w:t xml:space="preserve">או מי מהפועלים </w:t>
      </w:r>
      <w:r w:rsidR="00EC6404">
        <w:rPr>
          <w:rFonts w:hint="cs"/>
          <w:rtl/>
        </w:rPr>
        <w:t xml:space="preserve"> מטעם הקבלן </w:t>
      </w:r>
      <w:r w:rsidRPr="0073110C">
        <w:rPr>
          <w:rtl/>
        </w:rPr>
        <w:t>באתר פועל בניגוד להוראות הבטיחות, בניגוד להוראות הדין, או באופן הפוגע מהותית בביצוע העבודות, יהא המזמין רשאי לפנות לקבלן בדרישה מנומקת בכתב לבחינת העניין</w:t>
      </w:r>
      <w:r w:rsidRPr="0073110C">
        <w:t>.</w:t>
      </w:r>
      <w:r w:rsidR="00EC6404">
        <w:t xml:space="preserve"> </w:t>
      </w:r>
      <w:r w:rsidR="00005472">
        <w:rPr>
          <w:rFonts w:hint="cs"/>
          <w:rtl/>
        </w:rPr>
        <w:t>ובמידת הצורך להפסקת עבודתו והחלפתו</w:t>
      </w:r>
      <w:r w:rsidR="00E92E96">
        <w:rPr>
          <w:rFonts w:hint="cs"/>
          <w:rtl/>
        </w:rPr>
        <w:t>.</w:t>
      </w:r>
    </w:p>
    <w:p w14:paraId="1E1DD172" w14:textId="77777777" w:rsidR="00E92E96" w:rsidRDefault="00E92E96" w:rsidP="00E92E96">
      <w:pPr>
        <w:pStyle w:val="ListParagraph"/>
        <w:rPr>
          <w:rFonts w:hint="cs"/>
          <w:rtl/>
        </w:rPr>
      </w:pPr>
    </w:p>
    <w:p w14:paraId="30C1D58B" w14:textId="0A9498AD" w:rsidR="007E293F" w:rsidRDefault="007E293F" w:rsidP="00C75F9E">
      <w:pPr>
        <w:numPr>
          <w:ilvl w:val="1"/>
          <w:numId w:val="1"/>
        </w:numPr>
        <w:tabs>
          <w:tab w:val="left" w:pos="1560"/>
        </w:tabs>
        <w:spacing w:line="240" w:lineRule="atLeast"/>
        <w:ind w:left="1361"/>
      </w:pPr>
      <w:r w:rsidRPr="00C75F9E">
        <w:rPr>
          <w:rtl/>
        </w:rPr>
        <w:t>הקבלן יבחן את הדרישה בתום לב, וככל שימצא כי קיימת הצדקה מקצועית לכך, יפעל לתיקון המצב, לרבות החלפת העובד</w:t>
      </w:r>
      <w:r w:rsidR="00C023FA">
        <w:rPr>
          <w:rFonts w:hint="cs"/>
          <w:rtl/>
        </w:rPr>
        <w:t>.</w:t>
      </w:r>
    </w:p>
    <w:p w14:paraId="5F48B08D" w14:textId="77777777" w:rsidR="00C023FA" w:rsidRDefault="00C023FA" w:rsidP="00C023FA">
      <w:pPr>
        <w:pStyle w:val="ListParagraph"/>
        <w:rPr>
          <w:rFonts w:hint="cs"/>
          <w:rtl/>
        </w:rPr>
      </w:pPr>
    </w:p>
    <w:p w14:paraId="172A0C74" w14:textId="77777777" w:rsidR="007E293F" w:rsidRDefault="007E293F" w:rsidP="00C75F9E">
      <w:pPr>
        <w:numPr>
          <w:ilvl w:val="1"/>
          <w:numId w:val="1"/>
        </w:numPr>
        <w:tabs>
          <w:tab w:val="left" w:pos="1560"/>
        </w:tabs>
        <w:spacing w:line="240" w:lineRule="atLeast"/>
        <w:ind w:left="1361"/>
      </w:pPr>
      <w:r w:rsidRPr="00C75F9E">
        <w:rPr>
          <w:rtl/>
        </w:rPr>
        <w:t>מובהר ומוסכם כי הסמכות הבלעדית לניהול, העסקה והחלפת עובדים נתונה לקבלן בלבד, ולא תקום למזמין זכות לדרוש החלפת עובד מטעמים שאינם מהותיים, מקצועיים או בטיחותיים</w:t>
      </w:r>
      <w:r w:rsidRPr="00C75F9E">
        <w:t>.</w:t>
      </w:r>
    </w:p>
    <w:p w14:paraId="0B01B7F5" w14:textId="77777777" w:rsidR="00C023FA" w:rsidRDefault="00C023FA" w:rsidP="00C023FA">
      <w:pPr>
        <w:pStyle w:val="ListParagraph"/>
        <w:rPr>
          <w:rFonts w:hint="cs"/>
          <w:rtl/>
        </w:rPr>
      </w:pPr>
    </w:p>
    <w:p w14:paraId="790F0049" w14:textId="69482675" w:rsidR="007E293F" w:rsidRDefault="00797CC3" w:rsidP="00B209B0">
      <w:pPr>
        <w:numPr>
          <w:ilvl w:val="1"/>
          <w:numId w:val="1"/>
        </w:numPr>
        <w:tabs>
          <w:tab w:val="left" w:pos="1560"/>
        </w:tabs>
        <w:spacing w:line="240" w:lineRule="atLeast"/>
        <w:ind w:left="1361"/>
      </w:pPr>
      <w:r>
        <w:rPr>
          <w:rFonts w:hint="cs"/>
          <w:rtl/>
        </w:rPr>
        <w:t xml:space="preserve">עם </w:t>
      </w:r>
      <w:r w:rsidR="007E293F">
        <w:rPr>
          <w:rtl/>
        </w:rPr>
        <w:t xml:space="preserve">סיום העבודות ימסור הקבלן את הדירה למזמין כשהיא </w:t>
      </w:r>
      <w:r w:rsidR="007E293F">
        <w:rPr>
          <w:rtl/>
        </w:rPr>
        <w:t>פנויה מעובדי הקבלן, כלי עבודה ו</w:t>
      </w:r>
      <w:r>
        <w:rPr>
          <w:rFonts w:hint="cs"/>
          <w:rtl/>
        </w:rPr>
        <w:t>שאריות בניה ו</w:t>
      </w:r>
      <w:r w:rsidR="007E293F">
        <w:rPr>
          <w:rtl/>
        </w:rPr>
        <w:t>פסולת בנייה הנובעת ישירות מביצוע העבודות, לרבות פינוי שקי פסולת, שיירי חומרים וציוד של הקבלן</w:t>
      </w:r>
      <w:r w:rsidR="007E293F">
        <w:t>.</w:t>
      </w:r>
      <w:r w:rsidRPr="009C1770">
        <w:rPr>
          <w:rFonts w:hint="cs"/>
          <w:rtl/>
        </w:rPr>
        <w:t xml:space="preserve"> </w:t>
      </w:r>
      <w:r w:rsidR="007E293F" w:rsidRPr="009C1770">
        <w:rPr>
          <w:rtl/>
        </w:rPr>
        <w:t>מובהר ומוסכם כי ניקיון יסודי של הדירה,</w:t>
      </w:r>
      <w:r w:rsidR="007E293F">
        <w:rPr>
          <w:rtl/>
        </w:rPr>
        <w:t xml:space="preserve"> </w:t>
      </w:r>
      <w:r w:rsidR="007E293F" w:rsidRPr="009C1770">
        <w:rPr>
          <w:rtl/>
        </w:rPr>
        <w:t>אינו כלול בהסכם זה</w:t>
      </w:r>
      <w:r w:rsidR="007E293F">
        <w:t>.</w:t>
      </w:r>
      <w:r w:rsidR="00C023FA">
        <w:rPr>
          <w:rFonts w:hint="cs"/>
          <w:rtl/>
        </w:rPr>
        <w:t xml:space="preserve"> </w:t>
      </w:r>
      <w:r w:rsidR="007E293F">
        <w:rPr>
          <w:rtl/>
        </w:rPr>
        <w:t>ככל שהמזמין יבקש ניקיון יסודי כאמור, יבוצע הדבר בתוספת תשלום ועל פי הצעת מחיר נפרדת שתאושר מראש</w:t>
      </w:r>
      <w:r w:rsidR="007E293F">
        <w:t>.</w:t>
      </w:r>
    </w:p>
    <w:p w14:paraId="6178D12A" w14:textId="77777777" w:rsidR="00C023FA" w:rsidRDefault="00C023FA" w:rsidP="00C023FA">
      <w:pPr>
        <w:pStyle w:val="ListParagraph"/>
        <w:rPr>
          <w:rFonts w:hint="cs"/>
          <w:rtl/>
        </w:rPr>
      </w:pPr>
    </w:p>
    <w:p w14:paraId="0C7609EF" w14:textId="62F52D2B" w:rsidR="007742A6" w:rsidRDefault="007742A6" w:rsidP="004439FB">
      <w:pPr>
        <w:numPr>
          <w:ilvl w:val="1"/>
          <w:numId w:val="1"/>
        </w:numPr>
        <w:tabs>
          <w:tab w:val="left" w:pos="1560"/>
        </w:tabs>
        <w:spacing w:line="240" w:lineRule="atLeast"/>
        <w:ind w:left="1361"/>
      </w:pPr>
      <w:r w:rsidRPr="009C1770">
        <w:rPr>
          <w:rtl/>
        </w:rPr>
        <w:t>הקבלן</w:t>
      </w:r>
      <w:r w:rsidRPr="009C1770">
        <w:t xml:space="preserve"> </w:t>
      </w:r>
      <w:r w:rsidRPr="009C1770">
        <w:rPr>
          <w:rtl/>
        </w:rPr>
        <w:t>יספק</w:t>
      </w:r>
      <w:r w:rsidRPr="009C1770">
        <w:t xml:space="preserve"> </w:t>
      </w:r>
      <w:r w:rsidRPr="009C1770">
        <w:rPr>
          <w:rtl/>
        </w:rPr>
        <w:t>על</w:t>
      </w:r>
      <w:r w:rsidRPr="009C1770">
        <w:t xml:space="preserve"> </w:t>
      </w:r>
      <w:r w:rsidRPr="009C1770">
        <w:rPr>
          <w:rtl/>
        </w:rPr>
        <w:t>חשבונו</w:t>
      </w:r>
      <w:r w:rsidRPr="009C1770">
        <w:t xml:space="preserve"> </w:t>
      </w:r>
      <w:r w:rsidRPr="009C1770">
        <w:rPr>
          <w:rtl/>
        </w:rPr>
        <w:t>ועל</w:t>
      </w:r>
      <w:r w:rsidRPr="009C1770">
        <w:t xml:space="preserve"> </w:t>
      </w:r>
      <w:r w:rsidRPr="009C1770">
        <w:rPr>
          <w:rtl/>
        </w:rPr>
        <w:t>אחריותו</w:t>
      </w:r>
      <w:r w:rsidR="00B526C4" w:rsidRPr="009C1770">
        <w:rPr>
          <w:rtl/>
        </w:rPr>
        <w:t xml:space="preserve"> את </w:t>
      </w:r>
      <w:r w:rsidR="00EC3571" w:rsidRPr="009C1770">
        <w:rPr>
          <w:rFonts w:hint="eastAsia"/>
          <w:rtl/>
        </w:rPr>
        <w:t>החומרים</w:t>
      </w:r>
      <w:r w:rsidR="00CF1500" w:rsidRPr="009C1770">
        <w:rPr>
          <w:rtl/>
        </w:rPr>
        <w:t>. כל החומרים יהיו חדשים, מסוג א', ובעלי תו תקן ישראלי.</w:t>
      </w:r>
      <w:r w:rsidR="00D20300" w:rsidRPr="009C1770">
        <w:rPr>
          <w:rtl/>
        </w:rPr>
        <w:t xml:space="preserve"> הקבלן יספק </w:t>
      </w:r>
      <w:r w:rsidR="00C350D2" w:rsidRPr="009C1770">
        <w:rPr>
          <w:rFonts w:hint="eastAsia"/>
          <w:rtl/>
        </w:rPr>
        <w:t>אישור</w:t>
      </w:r>
      <w:r w:rsidR="00C350D2" w:rsidRPr="009C1770">
        <w:rPr>
          <w:rtl/>
        </w:rPr>
        <w:t xml:space="preserve"> תו תקן </w:t>
      </w:r>
      <w:r w:rsidR="00D20300" w:rsidRPr="009C1770">
        <w:rPr>
          <w:rtl/>
        </w:rPr>
        <w:t>לחומרים ומוצרים שנעשה בהם שימוש</w:t>
      </w:r>
      <w:r w:rsidR="00C350D2" w:rsidRPr="009C1770">
        <w:rPr>
          <w:rtl/>
        </w:rPr>
        <w:t xml:space="preserve"> במידה וידרוש </w:t>
      </w:r>
      <w:r w:rsidR="00797CC3" w:rsidRPr="009C1770">
        <w:rPr>
          <w:rFonts w:hint="cs"/>
          <w:rtl/>
        </w:rPr>
        <w:t xml:space="preserve">זאת </w:t>
      </w:r>
      <w:r w:rsidR="00C350D2" w:rsidRPr="009C1770">
        <w:rPr>
          <w:rtl/>
        </w:rPr>
        <w:t>המזמין</w:t>
      </w:r>
      <w:r w:rsidR="00D20300" w:rsidRPr="009C1770">
        <w:t>.</w:t>
      </w:r>
    </w:p>
    <w:p w14:paraId="02F5584E" w14:textId="77777777" w:rsidR="00C023FA" w:rsidRDefault="00C023FA" w:rsidP="00C023FA">
      <w:pPr>
        <w:pStyle w:val="ListParagraph"/>
        <w:rPr>
          <w:rFonts w:hint="cs"/>
          <w:rtl/>
        </w:rPr>
      </w:pPr>
    </w:p>
    <w:p w14:paraId="1DB9CFE4" w14:textId="039338C3" w:rsidR="002C3928" w:rsidRDefault="002C3928" w:rsidP="004439FB">
      <w:pPr>
        <w:numPr>
          <w:ilvl w:val="1"/>
          <w:numId w:val="1"/>
        </w:numPr>
        <w:tabs>
          <w:tab w:val="left" w:pos="1560"/>
        </w:tabs>
        <w:spacing w:line="240" w:lineRule="atLeast"/>
        <w:ind w:left="1361"/>
      </w:pPr>
      <w:r w:rsidRPr="009C1770">
        <w:rPr>
          <w:rFonts w:hint="cs"/>
          <w:rtl/>
        </w:rPr>
        <w:t>הקבלן יהא אחראי לכל נזק או תקלה שייגרמו כתוצאה</w:t>
      </w:r>
      <w:r w:rsidR="00AD2AC4" w:rsidRPr="009C1770">
        <w:rPr>
          <w:rFonts w:hint="cs"/>
          <w:rtl/>
        </w:rPr>
        <w:t xml:space="preserve"> מהעבודות </w:t>
      </w:r>
      <w:r w:rsidRPr="009C1770">
        <w:rPr>
          <w:rFonts w:hint="cs"/>
          <w:rtl/>
        </w:rPr>
        <w:t xml:space="preserve"> או תוך כדי ביצוע</w:t>
      </w:r>
      <w:r w:rsidR="00AD2AC4" w:rsidRPr="009C1770">
        <w:rPr>
          <w:rFonts w:hint="cs"/>
          <w:rtl/>
        </w:rPr>
        <w:t>ן</w:t>
      </w:r>
      <w:r w:rsidRPr="009C1770">
        <w:rPr>
          <w:rFonts w:hint="cs"/>
          <w:rtl/>
        </w:rPr>
        <w:t xml:space="preserve"> לדירות שכנות או </w:t>
      </w:r>
      <w:proofErr w:type="spellStart"/>
      <w:r w:rsidRPr="009C1770">
        <w:rPr>
          <w:rFonts w:hint="cs"/>
          <w:rtl/>
        </w:rPr>
        <w:t>לבנייין</w:t>
      </w:r>
      <w:proofErr w:type="spellEnd"/>
      <w:r w:rsidRPr="009C1770">
        <w:rPr>
          <w:rFonts w:hint="cs"/>
          <w:rtl/>
        </w:rPr>
        <w:t>, ומבלי לגרו</w:t>
      </w:r>
      <w:r w:rsidR="000A739C" w:rsidRPr="009C1770">
        <w:rPr>
          <w:rFonts w:hint="cs"/>
          <w:rtl/>
        </w:rPr>
        <w:t>ע מכלליות האמור, י</w:t>
      </w:r>
      <w:r w:rsidR="00797CC3" w:rsidRPr="009C1770">
        <w:rPr>
          <w:rFonts w:hint="cs"/>
          <w:rtl/>
        </w:rPr>
        <w:t>ת</w:t>
      </w:r>
      <w:r w:rsidR="000A739C" w:rsidRPr="009C1770">
        <w:rPr>
          <w:rFonts w:hint="cs"/>
          <w:rtl/>
        </w:rPr>
        <w:t>קן על חשבונו ועל אחריותו כל נז</w:t>
      </w:r>
      <w:r w:rsidR="00797CC3" w:rsidRPr="009C1770">
        <w:rPr>
          <w:rFonts w:hint="cs"/>
          <w:rtl/>
        </w:rPr>
        <w:t>ק</w:t>
      </w:r>
      <w:r w:rsidR="000A739C" w:rsidRPr="009C1770">
        <w:rPr>
          <w:rFonts w:hint="cs"/>
          <w:rtl/>
        </w:rPr>
        <w:t xml:space="preserve"> כאמור, זולת </w:t>
      </w:r>
      <w:r w:rsidR="00797CC3" w:rsidRPr="009C1770">
        <w:rPr>
          <w:rFonts w:hint="cs"/>
          <w:rtl/>
        </w:rPr>
        <w:t>א</w:t>
      </w:r>
      <w:r w:rsidR="000A739C" w:rsidRPr="009C1770">
        <w:rPr>
          <w:rFonts w:hint="cs"/>
          <w:rtl/>
        </w:rPr>
        <w:t>ם בע</w:t>
      </w:r>
      <w:r w:rsidR="003C61EE" w:rsidRPr="009C1770">
        <w:rPr>
          <w:rFonts w:hint="cs"/>
          <w:rtl/>
        </w:rPr>
        <w:t>ל</w:t>
      </w:r>
      <w:r w:rsidR="000A739C" w:rsidRPr="009C1770">
        <w:rPr>
          <w:rFonts w:hint="cs"/>
          <w:rtl/>
        </w:rPr>
        <w:t xml:space="preserve"> הדירה</w:t>
      </w:r>
      <w:r w:rsidR="003C61EE" w:rsidRPr="009C1770">
        <w:rPr>
          <w:rFonts w:hint="cs"/>
          <w:rtl/>
        </w:rPr>
        <w:t xml:space="preserve"> בה נגרם הנזק</w:t>
      </w:r>
      <w:r w:rsidR="000A739C" w:rsidRPr="009C1770">
        <w:rPr>
          <w:rFonts w:hint="cs"/>
          <w:rtl/>
        </w:rPr>
        <w:t xml:space="preserve"> </w:t>
      </w:r>
      <w:r w:rsidR="003C61EE" w:rsidRPr="009C1770">
        <w:rPr>
          <w:rFonts w:hint="cs"/>
          <w:rtl/>
        </w:rPr>
        <w:t>או יתר הדיירים, יידרשו כי התיקון יבוצ</w:t>
      </w:r>
      <w:r w:rsidR="00797CC3" w:rsidRPr="009C1770">
        <w:rPr>
          <w:rFonts w:hint="cs"/>
          <w:rtl/>
        </w:rPr>
        <w:t>ע</w:t>
      </w:r>
      <w:r w:rsidR="003C61EE" w:rsidRPr="009C1770">
        <w:rPr>
          <w:rFonts w:hint="cs"/>
          <w:rtl/>
        </w:rPr>
        <w:t xml:space="preserve"> ע"י מי מטעמם, על חשבון הקבלן.</w:t>
      </w:r>
    </w:p>
    <w:p w14:paraId="0D38C76C" w14:textId="77777777" w:rsidR="00C023FA" w:rsidRDefault="00C023FA" w:rsidP="00C023FA">
      <w:pPr>
        <w:pStyle w:val="ListParagraph"/>
        <w:rPr>
          <w:rFonts w:hint="cs"/>
          <w:rtl/>
        </w:rPr>
      </w:pPr>
    </w:p>
    <w:p w14:paraId="180D37AF" w14:textId="2C77C767" w:rsidR="007742A6" w:rsidRDefault="007742A6" w:rsidP="004439FB">
      <w:pPr>
        <w:numPr>
          <w:ilvl w:val="1"/>
          <w:numId w:val="1"/>
        </w:numPr>
        <w:tabs>
          <w:tab w:val="left" w:pos="1560"/>
        </w:tabs>
        <w:spacing w:line="240" w:lineRule="atLeast"/>
        <w:ind w:left="1361"/>
      </w:pPr>
      <w:r w:rsidRPr="009C1770">
        <w:rPr>
          <w:rtl/>
        </w:rPr>
        <w:t xml:space="preserve">המזמין או </w:t>
      </w:r>
      <w:r w:rsidR="008A42BF" w:rsidRPr="009C1770">
        <w:rPr>
          <w:rFonts w:hint="cs"/>
          <w:rtl/>
        </w:rPr>
        <w:t>מי מטעמו,</w:t>
      </w:r>
      <w:r w:rsidRPr="009C1770">
        <w:rPr>
          <w:rtl/>
        </w:rPr>
        <w:t xml:space="preserve"> יהיו מוסמכים בכל עת לבדוק את העבודות ולהשגיח על ביצוען; לתת באופן שוטף הנחיות לקבלן,  לבדוק את טיב העבודות המבוצעות ע"י הקבלן והחומרים בהם הוא משתמש </w:t>
      </w:r>
      <w:r w:rsidR="00AD2AC4" w:rsidRPr="009C1770">
        <w:rPr>
          <w:rFonts w:hint="cs"/>
          <w:rtl/>
        </w:rPr>
        <w:t>וזאת</w:t>
      </w:r>
      <w:r w:rsidR="008A42BF" w:rsidRPr="009C1770">
        <w:rPr>
          <w:rFonts w:hint="cs"/>
          <w:rtl/>
        </w:rPr>
        <w:t xml:space="preserve"> מבלי שיהא בכך כדי להטיל עליהם אחריות כלשהי או לגרוע מאחריות הקבלן</w:t>
      </w:r>
      <w:r w:rsidRPr="009C1770">
        <w:rPr>
          <w:rtl/>
        </w:rPr>
        <w:t xml:space="preserve">. </w:t>
      </w:r>
    </w:p>
    <w:p w14:paraId="0F32E3B3" w14:textId="77777777" w:rsidR="00C023FA" w:rsidRDefault="00C023FA" w:rsidP="00C023FA">
      <w:pPr>
        <w:pStyle w:val="ListParagraph"/>
        <w:rPr>
          <w:rFonts w:hint="cs"/>
          <w:rtl/>
        </w:rPr>
      </w:pPr>
    </w:p>
    <w:p w14:paraId="6E3C16CB" w14:textId="5437AE7D" w:rsidR="007742A6" w:rsidRDefault="007742A6" w:rsidP="004439FB">
      <w:pPr>
        <w:numPr>
          <w:ilvl w:val="1"/>
          <w:numId w:val="1"/>
        </w:numPr>
        <w:tabs>
          <w:tab w:val="left" w:pos="1560"/>
        </w:tabs>
        <w:spacing w:line="240" w:lineRule="atLeast"/>
        <w:ind w:left="1361"/>
      </w:pPr>
      <w:r w:rsidRPr="009C1770">
        <w:rPr>
          <w:rtl/>
        </w:rPr>
        <w:t>במידה וחסרים פרטים בתוכניות האדריכלי</w:t>
      </w:r>
      <w:r w:rsidRPr="009C1770">
        <w:rPr>
          <w:rFonts w:hint="cs"/>
          <w:rtl/>
        </w:rPr>
        <w:t>ו</w:t>
      </w:r>
      <w:r w:rsidRPr="009C1770">
        <w:rPr>
          <w:rtl/>
        </w:rPr>
        <w:t xml:space="preserve">ת או קיימת אי התאמה בין התוכניות השונות, יידע הקבלן את המזמין ויבצע רק לאחר תיאום עם </w:t>
      </w:r>
      <w:r w:rsidR="009D1BDE" w:rsidRPr="009C1770">
        <w:rPr>
          <w:rFonts w:hint="cs"/>
          <w:rtl/>
        </w:rPr>
        <w:t>המזמין.</w:t>
      </w:r>
    </w:p>
    <w:p w14:paraId="04C72E9A" w14:textId="77777777" w:rsidR="00C023FA" w:rsidRDefault="00C023FA" w:rsidP="00C023FA">
      <w:pPr>
        <w:pStyle w:val="ListParagraph"/>
        <w:rPr>
          <w:rFonts w:hint="cs"/>
          <w:rtl/>
        </w:rPr>
      </w:pPr>
    </w:p>
    <w:p w14:paraId="6600FA6A" w14:textId="251B3326" w:rsidR="007742A6" w:rsidRDefault="007742A6" w:rsidP="004439FB">
      <w:pPr>
        <w:numPr>
          <w:ilvl w:val="1"/>
          <w:numId w:val="1"/>
        </w:numPr>
        <w:tabs>
          <w:tab w:val="left" w:pos="1560"/>
        </w:tabs>
        <w:spacing w:line="240" w:lineRule="atLeast"/>
        <w:ind w:left="1361"/>
      </w:pPr>
      <w:r w:rsidRPr="009C1770">
        <w:rPr>
          <w:rtl/>
        </w:rPr>
        <w:t>המ</w:t>
      </w:r>
      <w:r w:rsidR="009D1BDE" w:rsidRPr="009C1770">
        <w:rPr>
          <w:rFonts w:hint="cs"/>
          <w:rtl/>
        </w:rPr>
        <w:t xml:space="preserve">זמין יהא </w:t>
      </w:r>
      <w:r w:rsidRPr="009C1770">
        <w:rPr>
          <w:rtl/>
        </w:rPr>
        <w:t>רשאי לדרוש מהקבלן תיקון</w:t>
      </w:r>
      <w:r w:rsidRPr="009C1770">
        <w:rPr>
          <w:rFonts w:hint="cs"/>
          <w:rtl/>
        </w:rPr>
        <w:t>,</w:t>
      </w:r>
      <w:r w:rsidRPr="009C1770">
        <w:rPr>
          <w:rtl/>
        </w:rPr>
        <w:t xml:space="preserve"> שינוי</w:t>
      </w:r>
      <w:r w:rsidRPr="009C1770">
        <w:rPr>
          <w:rFonts w:hint="cs"/>
          <w:rtl/>
        </w:rPr>
        <w:t>.</w:t>
      </w:r>
      <w:r w:rsidRPr="009C1770">
        <w:rPr>
          <w:rtl/>
        </w:rPr>
        <w:t xml:space="preserve"> והריסה של עבודה אשר לא בוצעה בהתאם לתוכניות או ל</w:t>
      </w:r>
      <w:r w:rsidR="009D1BDE" w:rsidRPr="009C1770">
        <w:rPr>
          <w:rFonts w:hint="cs"/>
          <w:rtl/>
        </w:rPr>
        <w:t>הנחיותיו</w:t>
      </w:r>
      <w:r w:rsidR="00D056AB" w:rsidRPr="009C1770">
        <w:rPr>
          <w:rFonts w:hint="cs"/>
          <w:rtl/>
        </w:rPr>
        <w:t>.</w:t>
      </w:r>
      <w:r w:rsidRPr="009C1770">
        <w:rPr>
          <w:rtl/>
        </w:rPr>
        <w:t xml:space="preserve"> </w:t>
      </w:r>
    </w:p>
    <w:p w14:paraId="52FDEAE4" w14:textId="77777777" w:rsidR="00C023FA" w:rsidRDefault="00C023FA" w:rsidP="00C023FA">
      <w:pPr>
        <w:pStyle w:val="ListParagraph"/>
        <w:rPr>
          <w:rFonts w:hint="cs"/>
          <w:rtl/>
        </w:rPr>
      </w:pPr>
    </w:p>
    <w:p w14:paraId="31FB967F" w14:textId="1C3B65FA" w:rsidR="007742A6" w:rsidRDefault="007742A6" w:rsidP="004439FB">
      <w:pPr>
        <w:numPr>
          <w:ilvl w:val="1"/>
          <w:numId w:val="1"/>
        </w:numPr>
        <w:tabs>
          <w:tab w:val="left" w:pos="1560"/>
        </w:tabs>
        <w:spacing w:line="240" w:lineRule="atLeast"/>
        <w:ind w:left="1361"/>
      </w:pPr>
      <w:r w:rsidRPr="009C1770">
        <w:rPr>
          <w:rtl/>
        </w:rPr>
        <w:t>בכל מקרה של סתירה או אי התאמה ו\או דו משמעות ו\או פרוש שונה בין</w:t>
      </w:r>
      <w:r w:rsidRPr="009C1770">
        <w:rPr>
          <w:rFonts w:hint="cs"/>
          <w:rtl/>
        </w:rPr>
        <w:t xml:space="preserve"> התוכניות (אדריכלות והנדסה) ו</w:t>
      </w:r>
      <w:r w:rsidRPr="009C1770">
        <w:rPr>
          <w:rtl/>
        </w:rPr>
        <w:t xml:space="preserve">במסמכים השונים, חייב הקבלן להסב את תשומת הלב של </w:t>
      </w:r>
      <w:r w:rsidR="004439FB" w:rsidRPr="009C1770">
        <w:rPr>
          <w:rFonts w:hint="cs"/>
          <w:rtl/>
        </w:rPr>
        <w:t>המזמין</w:t>
      </w:r>
      <w:r w:rsidRPr="009C1770">
        <w:rPr>
          <w:rtl/>
        </w:rPr>
        <w:t xml:space="preserve"> לפני ביצועה של עבודה כלשהי, ולקבל את הוראות המ</w:t>
      </w:r>
      <w:r w:rsidR="004439FB" w:rsidRPr="009C1770">
        <w:rPr>
          <w:rFonts w:hint="cs"/>
          <w:rtl/>
        </w:rPr>
        <w:t>זמין</w:t>
      </w:r>
      <w:r w:rsidRPr="009C1770">
        <w:rPr>
          <w:rtl/>
        </w:rPr>
        <w:t xml:space="preserve"> כיצד לנהוג.</w:t>
      </w:r>
    </w:p>
    <w:p w14:paraId="6B32BFE4" w14:textId="77777777" w:rsidR="00C023FA" w:rsidRDefault="00C023FA" w:rsidP="00C023FA">
      <w:pPr>
        <w:pStyle w:val="ListParagraph"/>
        <w:rPr>
          <w:rFonts w:hint="cs"/>
          <w:rtl/>
        </w:rPr>
      </w:pPr>
    </w:p>
    <w:p w14:paraId="58874C1E" w14:textId="7CAB576B" w:rsidR="007742A6" w:rsidRDefault="007742A6" w:rsidP="004439FB">
      <w:pPr>
        <w:numPr>
          <w:ilvl w:val="1"/>
          <w:numId w:val="1"/>
        </w:numPr>
        <w:tabs>
          <w:tab w:val="left" w:pos="1560"/>
        </w:tabs>
        <w:spacing w:line="240" w:lineRule="atLeast"/>
        <w:ind w:left="1361"/>
      </w:pPr>
      <w:r w:rsidRPr="009C1770">
        <w:rPr>
          <w:rtl/>
        </w:rPr>
        <w:t xml:space="preserve">הקבלן </w:t>
      </w:r>
      <w:r w:rsidR="001C477C" w:rsidRPr="009C1770">
        <w:rPr>
          <w:rFonts w:hint="cs"/>
          <w:rtl/>
        </w:rPr>
        <w:t>יגן</w:t>
      </w:r>
      <w:r w:rsidRPr="009C1770">
        <w:rPr>
          <w:rtl/>
        </w:rPr>
        <w:t xml:space="preserve"> על חלקי עבודות בין אם בוצעו על ידו ובין אם בוצעו על ידי קבלנים</w:t>
      </w:r>
      <w:r w:rsidR="000F43CD" w:rsidRPr="009C1770">
        <w:rPr>
          <w:rFonts w:hint="cs"/>
          <w:rtl/>
        </w:rPr>
        <w:t>/ספקים</w:t>
      </w:r>
      <w:r w:rsidRPr="009C1770">
        <w:rPr>
          <w:rtl/>
        </w:rPr>
        <w:t xml:space="preserve"> אחרים, ובמיוחד כאשר קיימת סכנה כי עבודות המבוצעות על ידו עלולות לפגוע באותן חלקי עבודות.</w:t>
      </w:r>
    </w:p>
    <w:p w14:paraId="6C575B4A" w14:textId="77777777" w:rsidR="00C023FA" w:rsidRDefault="00C023FA" w:rsidP="00C023FA">
      <w:pPr>
        <w:pStyle w:val="ListParagraph"/>
        <w:rPr>
          <w:rFonts w:hint="cs"/>
          <w:rtl/>
        </w:rPr>
      </w:pPr>
    </w:p>
    <w:p w14:paraId="69912F13" w14:textId="7C733114" w:rsidR="007742A6" w:rsidRDefault="004439FB" w:rsidP="004439FB">
      <w:pPr>
        <w:numPr>
          <w:ilvl w:val="1"/>
          <w:numId w:val="1"/>
        </w:numPr>
        <w:tabs>
          <w:tab w:val="left" w:pos="1560"/>
        </w:tabs>
        <w:spacing w:line="240" w:lineRule="atLeast"/>
        <w:ind w:left="1361"/>
      </w:pPr>
      <w:r w:rsidRPr="009C1770">
        <w:rPr>
          <w:rFonts w:hint="cs"/>
          <w:rtl/>
        </w:rPr>
        <w:t xml:space="preserve">על </w:t>
      </w:r>
      <w:r w:rsidR="007742A6" w:rsidRPr="009C1770">
        <w:rPr>
          <w:rFonts w:hint="cs"/>
          <w:rtl/>
        </w:rPr>
        <w:t>הקבלן להחזיק בשטח הבניה או בסמוך לו מכולת פסולת שתשמש לריכוז פסולת הבניה.</w:t>
      </w:r>
    </w:p>
    <w:p w14:paraId="60083DA5" w14:textId="77777777" w:rsidR="00372084" w:rsidRDefault="00372084" w:rsidP="00372084">
      <w:pPr>
        <w:pStyle w:val="ListParagraph"/>
        <w:rPr>
          <w:rFonts w:hint="cs"/>
          <w:rtl/>
        </w:rPr>
      </w:pPr>
    </w:p>
    <w:p w14:paraId="6ABD4B47" w14:textId="57AFF0A8" w:rsidR="003A3E66" w:rsidRDefault="002C3FE9" w:rsidP="006D3FE0">
      <w:pPr>
        <w:numPr>
          <w:ilvl w:val="1"/>
          <w:numId w:val="1"/>
        </w:numPr>
        <w:tabs>
          <w:tab w:val="left" w:pos="1560"/>
        </w:tabs>
        <w:spacing w:line="240" w:lineRule="atLeast"/>
        <w:ind w:left="1361"/>
      </w:pPr>
      <w:r w:rsidRPr="009C1770">
        <w:rPr>
          <w:rFonts w:hint="cs"/>
          <w:rtl/>
        </w:rPr>
        <w:t xml:space="preserve">הקבלן </w:t>
      </w:r>
      <w:r w:rsidR="003A3E66" w:rsidRPr="009C1770">
        <w:rPr>
          <w:rtl/>
        </w:rPr>
        <w:t xml:space="preserve"> יעבוד בתאום </w:t>
      </w:r>
      <w:r w:rsidR="008F5238" w:rsidRPr="009C1770">
        <w:rPr>
          <w:rFonts w:hint="cs"/>
          <w:rtl/>
        </w:rPr>
        <w:t xml:space="preserve">מקצועי </w:t>
      </w:r>
      <w:r w:rsidR="003A3E66" w:rsidRPr="009C1770">
        <w:rPr>
          <w:rtl/>
        </w:rPr>
        <w:t xml:space="preserve">מול קבלנים </w:t>
      </w:r>
      <w:r w:rsidR="001328A0" w:rsidRPr="009C1770">
        <w:rPr>
          <w:rFonts w:hint="cs"/>
          <w:rtl/>
        </w:rPr>
        <w:t>ו</w:t>
      </w:r>
      <w:r w:rsidR="003A3E66" w:rsidRPr="009C1770">
        <w:rPr>
          <w:rtl/>
        </w:rPr>
        <w:t xml:space="preserve">ספקים חיצוניים </w:t>
      </w:r>
      <w:r w:rsidR="006F376D" w:rsidRPr="009C1770">
        <w:rPr>
          <w:rFonts w:hint="eastAsia"/>
          <w:rtl/>
        </w:rPr>
        <w:t>של</w:t>
      </w:r>
      <w:r w:rsidR="006F376D" w:rsidRPr="009C1770">
        <w:rPr>
          <w:rtl/>
        </w:rPr>
        <w:t xml:space="preserve"> המזמין </w:t>
      </w:r>
      <w:r w:rsidR="003A3E66" w:rsidRPr="009C1770">
        <w:rPr>
          <w:rFonts w:hint="eastAsia"/>
          <w:rtl/>
        </w:rPr>
        <w:t>כגון</w:t>
      </w:r>
      <w:r w:rsidR="004D306D" w:rsidRPr="009C1770">
        <w:rPr>
          <w:rtl/>
        </w:rPr>
        <w:t xml:space="preserve">, ספק </w:t>
      </w:r>
      <w:r w:rsidR="004D306D" w:rsidRPr="009C1770">
        <w:rPr>
          <w:rFonts w:hint="eastAsia"/>
          <w:rtl/>
        </w:rPr>
        <w:t>מטבח</w:t>
      </w:r>
      <w:r w:rsidR="004D306D" w:rsidRPr="009C1770">
        <w:rPr>
          <w:rtl/>
        </w:rPr>
        <w:t xml:space="preserve">, </w:t>
      </w:r>
      <w:r w:rsidR="006F376D" w:rsidRPr="009C1770">
        <w:rPr>
          <w:rFonts w:hint="eastAsia"/>
          <w:rtl/>
        </w:rPr>
        <w:t>שיש</w:t>
      </w:r>
      <w:r w:rsidR="006F376D" w:rsidRPr="009C1770">
        <w:rPr>
          <w:rtl/>
        </w:rPr>
        <w:t>, חיפויים וכלים סנ</w:t>
      </w:r>
      <w:r w:rsidR="00C023FA">
        <w:rPr>
          <w:rFonts w:hint="cs"/>
          <w:rtl/>
        </w:rPr>
        <w:t>י</w:t>
      </w:r>
      <w:r w:rsidR="006F376D" w:rsidRPr="009C1770">
        <w:rPr>
          <w:rtl/>
        </w:rPr>
        <w:t>טריים</w:t>
      </w:r>
      <w:r w:rsidR="00C023FA">
        <w:rPr>
          <w:rFonts w:hint="cs"/>
          <w:rtl/>
        </w:rPr>
        <w:t>.</w:t>
      </w:r>
    </w:p>
    <w:p w14:paraId="76D08CB6" w14:textId="77777777" w:rsidR="00372084" w:rsidRDefault="00372084" w:rsidP="00372084">
      <w:pPr>
        <w:pStyle w:val="ListParagraph"/>
        <w:rPr>
          <w:rFonts w:hint="cs"/>
          <w:rtl/>
        </w:rPr>
      </w:pPr>
    </w:p>
    <w:p w14:paraId="03628A60" w14:textId="7A6C0014" w:rsidR="003A3E66" w:rsidRDefault="00B0665E" w:rsidP="00506171">
      <w:pPr>
        <w:numPr>
          <w:ilvl w:val="1"/>
          <w:numId w:val="1"/>
        </w:numPr>
        <w:tabs>
          <w:tab w:val="left" w:pos="1560"/>
        </w:tabs>
        <w:spacing w:line="240" w:lineRule="atLeast"/>
        <w:ind w:left="1361"/>
      </w:pPr>
      <w:r w:rsidRPr="009C1770">
        <w:rPr>
          <w:rtl/>
        </w:rPr>
        <w:t xml:space="preserve">מובהר ומוסכם כי הקבלן אינו </w:t>
      </w:r>
      <w:proofErr w:type="spellStart"/>
      <w:r w:rsidRPr="009C1770">
        <w:rPr>
          <w:rtl/>
        </w:rPr>
        <w:t>מחוי</w:t>
      </w:r>
      <w:r w:rsidR="00A50455" w:rsidRPr="009C1770">
        <w:rPr>
          <w:rFonts w:hint="cs"/>
          <w:rtl/>
        </w:rPr>
        <w:t>י</w:t>
      </w:r>
      <w:r w:rsidRPr="009C1770">
        <w:rPr>
          <w:rtl/>
        </w:rPr>
        <w:t>ב</w:t>
      </w:r>
      <w:proofErr w:type="spellEnd"/>
      <w:r w:rsidRPr="009C1770">
        <w:rPr>
          <w:rtl/>
        </w:rPr>
        <w:t xml:space="preserve"> לנוכחות רציפה באתר, והוא רשאי, לפי שיקול דעתו, להותיר באתר עובד מטעמו בלבד, לרבות לצורך עבודות ניקיון, פינוי, סידור, השלמות או עבודות קלות אחרות, ללא נוכחות הקבלן או גורם ניהולי </w:t>
      </w:r>
      <w:r w:rsidR="008C0BC4" w:rsidRPr="009C1770">
        <w:rPr>
          <w:rFonts w:hint="eastAsia"/>
          <w:rtl/>
        </w:rPr>
        <w:t>הקבלן</w:t>
      </w:r>
      <w:r w:rsidR="008C0BC4" w:rsidRPr="009C1770">
        <w:rPr>
          <w:rtl/>
        </w:rPr>
        <w:t xml:space="preserve"> </w:t>
      </w:r>
      <w:r w:rsidR="00A50455" w:rsidRPr="009C1770">
        <w:rPr>
          <w:rFonts w:hint="cs"/>
          <w:rtl/>
        </w:rPr>
        <w:t xml:space="preserve">מהווה </w:t>
      </w:r>
      <w:r w:rsidR="008C0BC4" w:rsidRPr="009C1770">
        <w:rPr>
          <w:rtl/>
        </w:rPr>
        <w:t xml:space="preserve"> </w:t>
      </w:r>
      <w:r w:rsidR="008C0BC4" w:rsidRPr="009C1770">
        <w:rPr>
          <w:rFonts w:hint="eastAsia"/>
          <w:rtl/>
        </w:rPr>
        <w:t>קבלן</w:t>
      </w:r>
      <w:r w:rsidR="008C0BC4" w:rsidRPr="009C1770">
        <w:rPr>
          <w:rtl/>
        </w:rPr>
        <w:t xml:space="preserve"> </w:t>
      </w:r>
      <w:r w:rsidR="008C0BC4" w:rsidRPr="009C1770">
        <w:rPr>
          <w:rFonts w:hint="eastAsia"/>
          <w:rtl/>
        </w:rPr>
        <w:t>ר</w:t>
      </w:r>
      <w:r w:rsidR="00AE4DD9" w:rsidRPr="009C1770">
        <w:rPr>
          <w:rFonts w:hint="eastAsia"/>
          <w:rtl/>
        </w:rPr>
        <w:t>אשי</w:t>
      </w:r>
      <w:r w:rsidR="008C0BC4" w:rsidRPr="009C1770">
        <w:rPr>
          <w:rtl/>
        </w:rPr>
        <w:t xml:space="preserve"> </w:t>
      </w:r>
      <w:r w:rsidR="00A50455" w:rsidRPr="009C1770">
        <w:rPr>
          <w:rFonts w:hint="cs"/>
          <w:rtl/>
        </w:rPr>
        <w:t xml:space="preserve">ביחס לעבודות </w:t>
      </w:r>
      <w:r w:rsidR="008C0BC4" w:rsidRPr="009C1770">
        <w:rPr>
          <w:rFonts w:hint="eastAsia"/>
          <w:rtl/>
        </w:rPr>
        <w:t>ויהיה</w:t>
      </w:r>
      <w:r w:rsidR="008C0BC4" w:rsidRPr="009C1770">
        <w:rPr>
          <w:rtl/>
        </w:rPr>
        <w:t xml:space="preserve"> </w:t>
      </w:r>
      <w:r w:rsidR="008C0BC4" w:rsidRPr="009C1770">
        <w:rPr>
          <w:rFonts w:hint="eastAsia"/>
          <w:rtl/>
        </w:rPr>
        <w:t>אחראי</w:t>
      </w:r>
      <w:r w:rsidR="008C0BC4" w:rsidRPr="009C1770">
        <w:rPr>
          <w:rtl/>
        </w:rPr>
        <w:t xml:space="preserve"> </w:t>
      </w:r>
      <w:r w:rsidR="008C0BC4" w:rsidRPr="009C1770">
        <w:rPr>
          <w:rFonts w:hint="eastAsia"/>
          <w:rtl/>
        </w:rPr>
        <w:t>על</w:t>
      </w:r>
      <w:r w:rsidR="008C0BC4" w:rsidRPr="009C1770">
        <w:rPr>
          <w:rtl/>
        </w:rPr>
        <w:t xml:space="preserve"> </w:t>
      </w:r>
      <w:r w:rsidR="008C0BC4" w:rsidRPr="009C1770">
        <w:rPr>
          <w:rFonts w:hint="eastAsia"/>
          <w:rtl/>
        </w:rPr>
        <w:t>האתר</w:t>
      </w:r>
      <w:r w:rsidR="008C0BC4" w:rsidRPr="009C1770">
        <w:rPr>
          <w:rtl/>
        </w:rPr>
        <w:t xml:space="preserve"> </w:t>
      </w:r>
      <w:r w:rsidR="008C0BC4" w:rsidRPr="009C1770">
        <w:rPr>
          <w:rFonts w:hint="eastAsia"/>
          <w:rtl/>
        </w:rPr>
        <w:t>עד</w:t>
      </w:r>
      <w:r w:rsidR="008C0BC4" w:rsidRPr="009C1770">
        <w:rPr>
          <w:rtl/>
        </w:rPr>
        <w:t xml:space="preserve"> </w:t>
      </w:r>
      <w:r w:rsidR="008C0BC4" w:rsidRPr="009C1770">
        <w:rPr>
          <w:rFonts w:hint="eastAsia"/>
          <w:rtl/>
        </w:rPr>
        <w:t>גמר</w:t>
      </w:r>
      <w:r w:rsidR="008C0BC4" w:rsidRPr="009C1770">
        <w:rPr>
          <w:rtl/>
        </w:rPr>
        <w:t xml:space="preserve"> </w:t>
      </w:r>
      <w:r w:rsidR="008C0BC4" w:rsidRPr="009C1770">
        <w:rPr>
          <w:rFonts w:hint="eastAsia"/>
          <w:rtl/>
        </w:rPr>
        <w:t>כל</w:t>
      </w:r>
      <w:r w:rsidR="008C0BC4" w:rsidRPr="009C1770">
        <w:rPr>
          <w:rtl/>
        </w:rPr>
        <w:t xml:space="preserve"> </w:t>
      </w:r>
      <w:r w:rsidR="008C0BC4" w:rsidRPr="009C1770">
        <w:rPr>
          <w:rFonts w:hint="eastAsia"/>
          <w:rtl/>
        </w:rPr>
        <w:t>העבודות</w:t>
      </w:r>
      <w:r w:rsidR="008C0BC4" w:rsidRPr="009C1770">
        <w:rPr>
          <w:rtl/>
        </w:rPr>
        <w:t xml:space="preserve"> </w:t>
      </w:r>
      <w:r w:rsidR="008C0BC4" w:rsidRPr="009C1770">
        <w:rPr>
          <w:rFonts w:hint="eastAsia"/>
          <w:rtl/>
        </w:rPr>
        <w:t>באתר</w:t>
      </w:r>
      <w:r w:rsidR="008C0BC4" w:rsidRPr="009C1770">
        <w:rPr>
          <w:rtl/>
        </w:rPr>
        <w:t>.</w:t>
      </w:r>
    </w:p>
    <w:p w14:paraId="21ED5152" w14:textId="77777777" w:rsidR="00372084" w:rsidRDefault="00372084" w:rsidP="00372084">
      <w:pPr>
        <w:pStyle w:val="ListParagraph"/>
        <w:rPr>
          <w:rFonts w:hint="cs"/>
          <w:rtl/>
        </w:rPr>
      </w:pPr>
    </w:p>
    <w:p w14:paraId="620A0A84" w14:textId="50B8F384" w:rsidR="00DF5A65" w:rsidRDefault="00A50455" w:rsidP="004439FB">
      <w:pPr>
        <w:numPr>
          <w:ilvl w:val="1"/>
          <w:numId w:val="1"/>
        </w:numPr>
        <w:tabs>
          <w:tab w:val="left" w:pos="1560"/>
        </w:tabs>
        <w:spacing w:line="240" w:lineRule="atLeast"/>
        <w:ind w:left="1361"/>
      </w:pPr>
      <w:r w:rsidRPr="009C1770">
        <w:rPr>
          <w:rFonts w:hint="cs"/>
          <w:rtl/>
        </w:rPr>
        <w:t xml:space="preserve">בתום </w:t>
      </w:r>
      <w:r w:rsidR="00DF5A65" w:rsidRPr="009C1770">
        <w:rPr>
          <w:rtl/>
        </w:rPr>
        <w:t>העבודות ייערך פרוטוקול מסירה חתום ע"י הצדדים</w:t>
      </w:r>
      <w:r w:rsidR="00DF5A65" w:rsidRPr="009C1770">
        <w:rPr>
          <w:rFonts w:hint="cs"/>
          <w:rtl/>
        </w:rPr>
        <w:t>, שי</w:t>
      </w:r>
      <w:r w:rsidR="001A12FD" w:rsidRPr="009C1770">
        <w:rPr>
          <w:rFonts w:hint="cs"/>
          <w:rtl/>
        </w:rPr>
        <w:t xml:space="preserve">פרט </w:t>
      </w:r>
      <w:r w:rsidR="00DF5A65" w:rsidRPr="009C1770">
        <w:t xml:space="preserve"> </w:t>
      </w:r>
      <w:r w:rsidR="00DF5A65" w:rsidRPr="009C1770">
        <w:rPr>
          <w:rtl/>
        </w:rPr>
        <w:t xml:space="preserve">רשימת ליקויים </w:t>
      </w:r>
      <w:r w:rsidR="001A12FD" w:rsidRPr="009C1770">
        <w:rPr>
          <w:rFonts w:hint="cs"/>
          <w:rtl/>
        </w:rPr>
        <w:t>הידועים במועד סיום העבודות. ליקויים אלו יתוקנו בתוך 14 יום</w:t>
      </w:r>
      <w:r w:rsidR="00255257" w:rsidRPr="009C1770">
        <w:rPr>
          <w:rFonts w:hint="cs"/>
          <w:rtl/>
        </w:rPr>
        <w:t xml:space="preserve">, בתיאום עם המזמין. אין בעריכת הפרוטוקול </w:t>
      </w:r>
      <w:r w:rsidR="00AF4C58" w:rsidRPr="009C1770">
        <w:rPr>
          <w:rFonts w:hint="cs"/>
          <w:rtl/>
        </w:rPr>
        <w:t>כאמור כדי לגרוע מאחריות הקבלת עפ"י הסכם זה ביחס לליקויים שיתגלו במהלך תקופת האחריות.</w:t>
      </w:r>
    </w:p>
    <w:p w14:paraId="6769CB3A" w14:textId="77777777" w:rsidR="00372084" w:rsidRDefault="00372084" w:rsidP="00372084">
      <w:pPr>
        <w:pStyle w:val="ListParagraph"/>
        <w:rPr>
          <w:rFonts w:hint="cs"/>
          <w:rtl/>
        </w:rPr>
      </w:pPr>
    </w:p>
    <w:p w14:paraId="770A7650" w14:textId="2FF81234" w:rsidR="00372084" w:rsidRPr="004602F6" w:rsidRDefault="00372084" w:rsidP="004602F6">
      <w:pPr>
        <w:numPr>
          <w:ilvl w:val="0"/>
          <w:numId w:val="1"/>
        </w:numPr>
        <w:tabs>
          <w:tab w:val="left" w:pos="720"/>
        </w:tabs>
        <w:spacing w:line="240" w:lineRule="atLeast"/>
        <w:ind w:left="624"/>
        <w:rPr>
          <w:b/>
          <w:bCs/>
          <w:u w:val="single"/>
        </w:rPr>
      </w:pPr>
      <w:r w:rsidRPr="004602F6">
        <w:rPr>
          <w:rFonts w:hint="cs"/>
          <w:b/>
          <w:bCs/>
          <w:u w:val="single"/>
          <w:rtl/>
        </w:rPr>
        <w:t>התמורה</w:t>
      </w:r>
    </w:p>
    <w:p w14:paraId="220318AE" w14:textId="5F1BD604" w:rsidR="00882C2F" w:rsidRDefault="00E5297D" w:rsidP="004602F6">
      <w:pPr>
        <w:numPr>
          <w:ilvl w:val="1"/>
          <w:numId w:val="1"/>
        </w:numPr>
        <w:tabs>
          <w:tab w:val="left" w:pos="1560"/>
        </w:tabs>
        <w:spacing w:line="240" w:lineRule="atLeast"/>
        <w:ind w:left="1060" w:hanging="661"/>
        <w:pPrChange w:id="0" w:author="Microsoft Office User" w:date="2026-01-20T13:06:00Z" w16du:dateUtc="2026-01-20T11:06:00Z">
          <w:pPr>
            <w:numPr>
              <w:ilvl w:val="1"/>
              <w:numId w:val="1"/>
            </w:numPr>
            <w:tabs>
              <w:tab w:val="left" w:pos="1560"/>
            </w:tabs>
            <w:spacing w:line="240" w:lineRule="atLeast"/>
            <w:ind w:left="1870" w:hanging="737"/>
          </w:pPr>
        </w:pPrChange>
      </w:pPr>
      <w:r>
        <w:rPr>
          <w:rFonts w:hint="cs"/>
          <w:rtl/>
        </w:rPr>
        <w:t>ב</w:t>
      </w:r>
      <w:r w:rsidR="00400E97">
        <w:rPr>
          <w:rFonts w:hint="cs"/>
          <w:rtl/>
        </w:rPr>
        <w:t>ת</w:t>
      </w:r>
      <w:r>
        <w:rPr>
          <w:rFonts w:hint="cs"/>
          <w:rtl/>
        </w:rPr>
        <w:t xml:space="preserve">מורה </w:t>
      </w:r>
      <w:r w:rsidR="00400E97">
        <w:rPr>
          <w:rFonts w:hint="cs"/>
          <w:rtl/>
        </w:rPr>
        <w:t xml:space="preserve">וכנגד </w:t>
      </w:r>
      <w:r>
        <w:rPr>
          <w:rFonts w:hint="cs"/>
          <w:rtl/>
        </w:rPr>
        <w:t xml:space="preserve">ביצוע העבודות ישלם המזמין לקבלן תמורה </w:t>
      </w:r>
      <w:r w:rsidR="00BE101C">
        <w:rPr>
          <w:rFonts w:hint="cs"/>
          <w:rtl/>
        </w:rPr>
        <w:t>בהתאם לפירוט שבהצעת המחיר.</w:t>
      </w:r>
    </w:p>
    <w:p w14:paraId="5BFA14D7" w14:textId="743B6DCE" w:rsidR="004444E9" w:rsidRDefault="004444E9" w:rsidP="00417869">
      <w:pPr>
        <w:tabs>
          <w:tab w:val="left" w:pos="1560"/>
        </w:tabs>
        <w:spacing w:line="240" w:lineRule="atLeast"/>
        <w:ind w:left="1060"/>
      </w:pPr>
    </w:p>
    <w:p w14:paraId="23FE54D3" w14:textId="4A19F38B" w:rsidR="004444E9" w:rsidRDefault="00AC1984" w:rsidP="004602F6">
      <w:pPr>
        <w:numPr>
          <w:ilvl w:val="1"/>
          <w:numId w:val="1"/>
        </w:numPr>
        <w:tabs>
          <w:tab w:val="left" w:pos="1560"/>
        </w:tabs>
        <w:spacing w:line="240" w:lineRule="atLeast"/>
        <w:ind w:left="1060" w:hanging="661"/>
      </w:pPr>
      <w:r>
        <w:rPr>
          <w:rFonts w:hint="cs"/>
          <w:rtl/>
        </w:rPr>
        <w:t>התשלומים ישולמו לקבל על פי התקדמות העבודות</w:t>
      </w:r>
      <w:r w:rsidR="00400E97">
        <w:rPr>
          <w:rFonts w:hint="cs"/>
          <w:rtl/>
        </w:rPr>
        <w:t>, לפי לוח התשלומים המפורט בהצעת המחיר.</w:t>
      </w:r>
    </w:p>
    <w:p w14:paraId="795C337D" w14:textId="77777777" w:rsidR="00417869" w:rsidRDefault="00417869" w:rsidP="00417869">
      <w:pPr>
        <w:pStyle w:val="ListParagraph"/>
        <w:rPr>
          <w:rFonts w:hint="cs"/>
          <w:rtl/>
        </w:rPr>
      </w:pPr>
    </w:p>
    <w:p w14:paraId="6735CB7E" w14:textId="77777777" w:rsidR="00417869" w:rsidRDefault="00296078" w:rsidP="004602F6">
      <w:pPr>
        <w:numPr>
          <w:ilvl w:val="1"/>
          <w:numId w:val="1"/>
        </w:numPr>
        <w:tabs>
          <w:tab w:val="left" w:pos="1560"/>
        </w:tabs>
        <w:spacing w:line="240" w:lineRule="atLeast"/>
        <w:ind w:left="1060" w:hanging="661"/>
      </w:pPr>
      <w:r>
        <w:rPr>
          <w:rtl/>
        </w:rPr>
        <w:t xml:space="preserve">החוזה </w:t>
      </w:r>
      <w:r>
        <w:rPr>
          <w:rFonts w:hint="cs"/>
          <w:rtl/>
        </w:rPr>
        <w:t>הינו  במחיר קבוע, ללא</w:t>
      </w:r>
      <w:r w:rsidR="00CA26D0">
        <w:rPr>
          <w:rFonts w:hint="cs"/>
          <w:rtl/>
        </w:rPr>
        <w:t xml:space="preserve"> </w:t>
      </w:r>
      <w:r>
        <w:rPr>
          <w:rFonts w:hint="cs"/>
          <w:rtl/>
        </w:rPr>
        <w:t>כל תוספת או הצמדה למדד כל שהוא, על פי סעיפי הצעת המחיר (נספח א'), אשר ישמשו כבסיס לשינויים (תוספות  הרחבה או גריעה /צמצום של עבודות או היקפן).</w:t>
      </w:r>
    </w:p>
    <w:p w14:paraId="15CC972A" w14:textId="77777777" w:rsidR="00417869" w:rsidRDefault="00417869" w:rsidP="00417869">
      <w:pPr>
        <w:pStyle w:val="ListParagraph"/>
        <w:rPr>
          <w:rFonts w:hint="cs"/>
          <w:rtl/>
        </w:rPr>
      </w:pPr>
    </w:p>
    <w:p w14:paraId="61C218B7" w14:textId="559C374B" w:rsidR="00867752" w:rsidRDefault="00867752" w:rsidP="007328B4">
      <w:pPr>
        <w:numPr>
          <w:ilvl w:val="1"/>
          <w:numId w:val="1"/>
        </w:numPr>
        <w:tabs>
          <w:tab w:val="left" w:pos="1560"/>
        </w:tabs>
        <w:spacing w:line="240" w:lineRule="atLeast"/>
        <w:ind w:left="1060" w:hanging="661"/>
      </w:pPr>
      <w:r w:rsidRPr="004602F6">
        <w:rPr>
          <w:rtl/>
        </w:rPr>
        <w:t xml:space="preserve">מוסכם ומוצהר כי התוכניות המצורפות להסכם זה אינן סופיות, וכי במהלך ביצוע העבודות עשויים להידרש שינויים, תוספות, </w:t>
      </w:r>
      <w:proofErr w:type="spellStart"/>
      <w:r w:rsidRPr="004602F6">
        <w:rPr>
          <w:rtl/>
        </w:rPr>
        <w:t>גריעות</w:t>
      </w:r>
      <w:proofErr w:type="spellEnd"/>
      <w:r w:rsidRPr="004602F6">
        <w:rPr>
          <w:rtl/>
        </w:rPr>
        <w:t xml:space="preserve"> או התאמות, בין היתר עקב דרישות המזמין, אילוצי ביצוע, תנאי השטח ו/או השלמות תכנון</w:t>
      </w:r>
      <w:r w:rsidRPr="004602F6">
        <w:t>.</w:t>
      </w:r>
    </w:p>
    <w:p w14:paraId="764C4012" w14:textId="77777777" w:rsidR="006151B2" w:rsidRDefault="006151B2" w:rsidP="006151B2">
      <w:pPr>
        <w:pStyle w:val="ListParagraph"/>
        <w:rPr>
          <w:rFonts w:hint="cs"/>
          <w:rtl/>
        </w:rPr>
      </w:pPr>
    </w:p>
    <w:p w14:paraId="6E3B068F" w14:textId="53CC1FDC" w:rsidR="00867752" w:rsidRDefault="00867752" w:rsidP="007328B4">
      <w:pPr>
        <w:numPr>
          <w:ilvl w:val="1"/>
          <w:numId w:val="1"/>
        </w:numPr>
        <w:tabs>
          <w:tab w:val="left" w:pos="1560"/>
        </w:tabs>
        <w:spacing w:line="240" w:lineRule="atLeast"/>
        <w:ind w:left="1060" w:hanging="661"/>
      </w:pPr>
      <w:r w:rsidRPr="004602F6">
        <w:rPr>
          <w:rtl/>
        </w:rPr>
        <w:t>כל תוספת, שינוי, הרחבה או גריעה בהיקף העבודות, מעבר למפורט בהצעת המחיר (נספח א'), תבוצע אך ורק לאחר קבלת אישור מראש מאת המזמין, לרבות אישור המחיר בגין אותה תוספת או שינוי. אישור כאמור יינתן בכתב ו/או בכל אמצעי תקשורת מתועד ומקובל בין הצדדים</w:t>
      </w:r>
      <w:r w:rsidRPr="004602F6">
        <w:t>.</w:t>
      </w:r>
    </w:p>
    <w:p w14:paraId="112C4A7C" w14:textId="77777777" w:rsidR="006151B2" w:rsidRDefault="006151B2" w:rsidP="006151B2">
      <w:pPr>
        <w:pStyle w:val="ListParagraph"/>
        <w:rPr>
          <w:rFonts w:hint="cs"/>
          <w:rtl/>
        </w:rPr>
      </w:pPr>
    </w:p>
    <w:p w14:paraId="6977933C" w14:textId="767AFD7F" w:rsidR="00867752" w:rsidRDefault="00867752" w:rsidP="007328B4">
      <w:pPr>
        <w:numPr>
          <w:ilvl w:val="1"/>
          <w:numId w:val="1"/>
        </w:numPr>
        <w:tabs>
          <w:tab w:val="left" w:pos="1560"/>
        </w:tabs>
        <w:spacing w:line="240" w:lineRule="atLeast"/>
        <w:ind w:left="1060" w:hanging="661"/>
      </w:pPr>
      <w:r w:rsidRPr="004602F6">
        <w:rPr>
          <w:rtl/>
        </w:rPr>
        <w:t>מחיר התוספות והשינויים ייקבע בהתאם למחירי היחידה המפורטים בהצעת המחיר, וככל שאין להם מחיר מתאים – בהתאם להצעת מחיר משלימה שתימסר על ידי הקבלן ותאושר על ידי המזמין</w:t>
      </w:r>
      <w:r w:rsidRPr="004602F6">
        <w:t>.</w:t>
      </w:r>
    </w:p>
    <w:p w14:paraId="21639D4D" w14:textId="77777777" w:rsidR="006151B2" w:rsidRDefault="006151B2" w:rsidP="006151B2">
      <w:pPr>
        <w:pStyle w:val="ListParagraph"/>
        <w:rPr>
          <w:rFonts w:hint="cs"/>
          <w:rtl/>
        </w:rPr>
      </w:pPr>
    </w:p>
    <w:p w14:paraId="2B58453B" w14:textId="302F3A5C" w:rsidR="00867752" w:rsidRDefault="00867752" w:rsidP="007328B4">
      <w:pPr>
        <w:numPr>
          <w:ilvl w:val="1"/>
          <w:numId w:val="1"/>
        </w:numPr>
        <w:tabs>
          <w:tab w:val="left" w:pos="1560"/>
        </w:tabs>
        <w:spacing w:line="240" w:lineRule="atLeast"/>
        <w:ind w:left="1060" w:hanging="661"/>
      </w:pPr>
      <w:r w:rsidRPr="004602F6">
        <w:rPr>
          <w:rtl/>
        </w:rPr>
        <w:t>ככל שתוספת או שינוי בוצעו בפועל בהתאם לאישור המזמין, תהא התמורה בגינם חלק בלתי נפרד מהתמורה החוזית</w:t>
      </w:r>
      <w:r w:rsidR="00417869">
        <w:rPr>
          <w:rFonts w:hint="cs"/>
          <w:rtl/>
        </w:rPr>
        <w:t>.</w:t>
      </w:r>
    </w:p>
    <w:p w14:paraId="3BB7AB5E" w14:textId="77777777" w:rsidR="006151B2" w:rsidRDefault="006151B2" w:rsidP="006151B2">
      <w:pPr>
        <w:pStyle w:val="ListParagraph"/>
        <w:rPr>
          <w:rFonts w:hint="cs"/>
          <w:rtl/>
        </w:rPr>
      </w:pPr>
    </w:p>
    <w:p w14:paraId="259E11D6" w14:textId="054B652C" w:rsidR="00AC1984" w:rsidRDefault="00867752" w:rsidP="006151B2">
      <w:pPr>
        <w:numPr>
          <w:ilvl w:val="1"/>
          <w:numId w:val="1"/>
        </w:numPr>
        <w:spacing w:line="240" w:lineRule="atLeast"/>
        <w:ind w:left="1060" w:hanging="661"/>
      </w:pPr>
      <w:r>
        <w:rPr>
          <w:rtl/>
        </w:rPr>
        <w:t xml:space="preserve">מובהר כי </w:t>
      </w:r>
      <w:r w:rsidR="004D21C6">
        <w:rPr>
          <w:rFonts w:hint="cs"/>
          <w:rtl/>
        </w:rPr>
        <w:t xml:space="preserve">עיכוב במתן אישור לביצוע שינוי ע"י המזמין, ככל שניתן בסופו של </w:t>
      </w:r>
      <w:r w:rsidR="0081529D">
        <w:rPr>
          <w:rFonts w:hint="cs"/>
          <w:rtl/>
        </w:rPr>
        <w:t>ד</w:t>
      </w:r>
      <w:r w:rsidR="004D21C6">
        <w:rPr>
          <w:rFonts w:hint="cs"/>
          <w:rtl/>
        </w:rPr>
        <w:t>בר</w:t>
      </w:r>
      <w:r w:rsidR="0081529D">
        <w:rPr>
          <w:rFonts w:hint="cs"/>
          <w:rtl/>
        </w:rPr>
        <w:t xml:space="preserve"> ע"י המזמין, אשר יגרור </w:t>
      </w:r>
      <w:r w:rsidR="00987D13">
        <w:rPr>
          <w:rFonts w:hint="cs"/>
          <w:rtl/>
        </w:rPr>
        <w:t>דחיה בהשלמת העבודות בפרק זמן שלא י</w:t>
      </w:r>
      <w:r w:rsidR="006151B2">
        <w:rPr>
          <w:rFonts w:hint="cs"/>
          <w:rtl/>
        </w:rPr>
        <w:t>ע</w:t>
      </w:r>
      <w:r w:rsidR="00987D13">
        <w:rPr>
          <w:rFonts w:hint="cs"/>
          <w:rtl/>
        </w:rPr>
        <w:t>לה על משך אותו עיכוב, לא יהווה ולא יחש</w:t>
      </w:r>
      <w:r w:rsidR="006151B2">
        <w:rPr>
          <w:rFonts w:hint="cs"/>
          <w:rtl/>
        </w:rPr>
        <w:t>ב</w:t>
      </w:r>
      <w:r w:rsidR="00987D13">
        <w:rPr>
          <w:rFonts w:hint="cs"/>
          <w:rtl/>
        </w:rPr>
        <w:t xml:space="preserve"> </w:t>
      </w:r>
      <w:r w:rsidR="00571D80">
        <w:rPr>
          <w:rFonts w:hint="cs"/>
          <w:rtl/>
        </w:rPr>
        <w:t xml:space="preserve">כאי עמידה של הקבלן בלוחות הזמנים. </w:t>
      </w:r>
    </w:p>
    <w:p w14:paraId="0CC11C4C" w14:textId="77777777" w:rsidR="006151B2" w:rsidRDefault="006151B2" w:rsidP="006151B2">
      <w:pPr>
        <w:pStyle w:val="ListParagraph"/>
        <w:rPr>
          <w:rFonts w:hint="cs"/>
          <w:rtl/>
        </w:rPr>
      </w:pPr>
    </w:p>
    <w:p w14:paraId="41677D86" w14:textId="45D6838E" w:rsidR="004444E9" w:rsidRPr="00DE71EC" w:rsidRDefault="004444E9" w:rsidP="00473799">
      <w:pPr>
        <w:numPr>
          <w:ilvl w:val="0"/>
          <w:numId w:val="1"/>
        </w:numPr>
        <w:spacing w:line="240" w:lineRule="atLeast"/>
        <w:ind w:left="380"/>
        <w:jc w:val="left"/>
        <w:rPr>
          <w:b/>
          <w:bCs/>
          <w:u w:val="single"/>
          <w:rtl/>
        </w:rPr>
        <w:pPrChange w:id="1" w:author="Microsoft Office User" w:date="2026-01-20T13:06:00Z" w16du:dateUtc="2026-01-20T11:06:00Z">
          <w:pPr>
            <w:numPr>
              <w:numId w:val="1"/>
            </w:numPr>
            <w:tabs>
              <w:tab w:val="left" w:pos="1560"/>
            </w:tabs>
            <w:spacing w:line="240" w:lineRule="atLeast"/>
            <w:ind w:left="1361" w:hanging="624"/>
          </w:pPr>
        </w:pPrChange>
      </w:pPr>
      <w:r w:rsidRPr="00DE71EC">
        <w:rPr>
          <w:b/>
          <w:bCs/>
          <w:u w:val="single"/>
          <w:rtl/>
        </w:rPr>
        <w:t>אחריות</w:t>
      </w:r>
    </w:p>
    <w:p w14:paraId="3A474670" w14:textId="77777777" w:rsidR="004444E9" w:rsidRDefault="004444E9">
      <w:pPr>
        <w:tabs>
          <w:tab w:val="left" w:pos="1560"/>
        </w:tabs>
        <w:spacing w:line="240" w:lineRule="atLeast"/>
        <w:ind w:left="1361"/>
        <w:jc w:val="left"/>
        <w:rPr>
          <w:rtl/>
        </w:rPr>
        <w:pPrChange w:id="2" w:author="Microsoft Office User" w:date="2026-01-20T13:50:00Z" w16du:dateUtc="2026-01-20T11:50:00Z">
          <w:pPr>
            <w:tabs>
              <w:tab w:val="left" w:pos="1560"/>
            </w:tabs>
            <w:spacing w:line="240" w:lineRule="atLeast"/>
            <w:ind w:left="1361"/>
          </w:pPr>
        </w:pPrChange>
      </w:pPr>
    </w:p>
    <w:p w14:paraId="5B65F879" w14:textId="07570A16" w:rsidR="004444E9" w:rsidRDefault="00DE71EC" w:rsidP="00DE71EC">
      <w:pPr>
        <w:numPr>
          <w:ilvl w:val="1"/>
          <w:numId w:val="1"/>
        </w:numPr>
        <w:spacing w:line="240" w:lineRule="atLeast"/>
        <w:ind w:left="880"/>
        <w:rPr>
          <w:rtl/>
        </w:rPr>
      </w:pPr>
      <w:r>
        <w:rPr>
          <w:rFonts w:hint="cs"/>
          <w:rtl/>
        </w:rPr>
        <w:t>הקבל</w:t>
      </w:r>
      <w:r w:rsidR="004444E9">
        <w:rPr>
          <w:rtl/>
        </w:rPr>
        <w:t>ן אחראי כלפי המזמין לכל נזק, הפסד, אובדן והוצאה שיגרמו למזמין ו/או לרכושו ו/או לכל צד שלישי ו/או לרכושו בקשר עם או עקב ביצוע העבודות על-פי חוזה זה על ידי הקבלן ו/או מי שהקבלן אחראי על פי הדין או על פי חוזה זה למעשיו או למחדליו, והקבלן יפצה וישפה את המזמין, לפי דרישתו הראשונה, על כל נזק, הפסד או הוצאה כאמור.</w:t>
      </w:r>
    </w:p>
    <w:p w14:paraId="71FA263A" w14:textId="5F4CC88E" w:rsidR="004444E9" w:rsidRDefault="004444E9" w:rsidP="00DE71EC">
      <w:pPr>
        <w:spacing w:line="240" w:lineRule="atLeast"/>
        <w:ind w:left="880"/>
        <w:rPr>
          <w:rtl/>
        </w:rPr>
      </w:pPr>
    </w:p>
    <w:p w14:paraId="24996AF8" w14:textId="421AEF1D" w:rsidR="004444E9" w:rsidRDefault="004444E9" w:rsidP="00DE71EC">
      <w:pPr>
        <w:numPr>
          <w:ilvl w:val="1"/>
          <w:numId w:val="1"/>
        </w:numPr>
        <w:spacing w:line="240" w:lineRule="atLeast"/>
        <w:ind w:left="880"/>
        <w:rPr>
          <w:rtl/>
        </w:rPr>
      </w:pPr>
      <w:r>
        <w:rPr>
          <w:rtl/>
        </w:rPr>
        <w:t xml:space="preserve">אין בכל דבר האמור בחוזה זה, או בהוראה או הנחיה שתינתן לקבלן על-ידי המזמין ו/או המפקח, כדי להטיל על המזמין או על מי שמעת לעת יפעל מטעמו, אחריות לאבדן, הפסד או נזק כלשהו לגופם או לרכושם של הקבלן, ו/או קבלן משנה מטעמו, עובדיהם, נציגיהם או אחר מטעמם, או של כל צד שלישי, מסיבה כלשהי הקשורה בביצוע חוזה זה, או הנובעת מכך, או באופן ביצועו, והקבלן לבדו </w:t>
      </w:r>
      <w:proofErr w:type="spellStart"/>
      <w:r>
        <w:rPr>
          <w:rtl/>
        </w:rPr>
        <w:t>ישא</w:t>
      </w:r>
      <w:proofErr w:type="spellEnd"/>
      <w:r>
        <w:rPr>
          <w:rtl/>
        </w:rPr>
        <w:t xml:space="preserve"> בכל האחריות בקשר לכך.</w:t>
      </w:r>
    </w:p>
    <w:p w14:paraId="2CA97526" w14:textId="1E5412DD" w:rsidR="004444E9" w:rsidRDefault="004444E9" w:rsidP="00DE71EC">
      <w:pPr>
        <w:spacing w:line="240" w:lineRule="atLeast"/>
        <w:ind w:left="880"/>
        <w:rPr>
          <w:rtl/>
        </w:rPr>
      </w:pPr>
    </w:p>
    <w:p w14:paraId="7C001076" w14:textId="51CCBAF9" w:rsidR="004444E9" w:rsidRDefault="004444E9" w:rsidP="00DE71EC">
      <w:pPr>
        <w:numPr>
          <w:ilvl w:val="1"/>
          <w:numId w:val="1"/>
        </w:numPr>
        <w:spacing w:line="240" w:lineRule="atLeast"/>
        <w:ind w:left="880"/>
        <w:rPr>
          <w:rtl/>
        </w:rPr>
      </w:pPr>
      <w:r>
        <w:rPr>
          <w:rtl/>
        </w:rPr>
        <w:t xml:space="preserve">בכל מקרה שיגרמו לצד שלישי כלשהו נזקים, הפסדים או הוצאות שהקבלן אחראי להם כאמור לעיל, יפצה הקבלן את הצד השלישי על הנזקים, ההפסדים וההוצאות האמורים ואם ומזמין יחויב לשלם לצד שלישי כאמור סכום כלשהו כפיצוי על נזקים, הפסדים או הוצאות כאמור, ישפה הקבלן את המזמין על כל סכום כאמור ויחזיר למזמין, לפי דרישתו הראשונה, כל סכום ששולם על ידי המזמין לצד השלישי בצירוף ההוצאות שהמזמין נשא בהן בקשר להגנתו מפני תביעת הצד השלישי. זאת, בכפוף לכך, שהמזמין הודיע לקבלן על תביעתו של הצד השלישי האמור, תוך זמן סביר מיום שנודע למזמין על קיומה, ונתן לקבלן הזדמנות להתגונן בפני התביעה האמורה, בין על ידי צירופו כצד שלישי בתביעה האמורה, בין על ידי שיתופו בהגנת המזמין מפני התביעה האמורה בין על ידי מתן אפשרות לקבלן להתגונן בפני התביעה האמורה בשם המזמין, </w:t>
      </w:r>
      <w:proofErr w:type="spellStart"/>
      <w:r>
        <w:rPr>
          <w:rtl/>
        </w:rPr>
        <w:t>הכל</w:t>
      </w:r>
      <w:proofErr w:type="spellEnd"/>
      <w:r>
        <w:rPr>
          <w:rtl/>
        </w:rPr>
        <w:t xml:space="preserve"> לפי בחירת המזמין.</w:t>
      </w:r>
    </w:p>
    <w:p w14:paraId="29848105" w14:textId="362DC07E" w:rsidR="004444E9" w:rsidRDefault="004444E9" w:rsidP="00DE71EC">
      <w:pPr>
        <w:spacing w:line="240" w:lineRule="atLeast"/>
        <w:ind w:left="880"/>
        <w:rPr>
          <w:rtl/>
        </w:rPr>
      </w:pPr>
    </w:p>
    <w:p w14:paraId="5B5663EC" w14:textId="3BDCAA6C" w:rsidR="004444E9" w:rsidRDefault="004444E9" w:rsidP="00DE71EC">
      <w:pPr>
        <w:numPr>
          <w:ilvl w:val="1"/>
          <w:numId w:val="1"/>
        </w:numPr>
        <w:spacing w:line="240" w:lineRule="atLeast"/>
        <w:ind w:left="880"/>
        <w:rPr>
          <w:rtl/>
        </w:rPr>
      </w:pPr>
      <w:r>
        <w:rPr>
          <w:rtl/>
        </w:rPr>
        <w:t xml:space="preserve">מיום תחילת ביצוע העבודות ע"י הקבלן ועד להשלמת העבודות, יהיה הקבלן האחראי  הבלעדי לשמירת החומרים, הציוד, המתקנים וכל דבר אחר שיובא על-ידו לאתר או שהועמד לרשותו לצרכי ביצוע העבודות על-ידי המזמין או על- ידי המפקח. בכל מקרה של נזק  או אבדן הנובע מסיבה כלשהי - יהיה על הקבלן לתקן את הנזק או האבדן על חשבונו הוא ללא כל  דיחוי ולגרום לכך שעם השלמת העבודות ימצא </w:t>
      </w:r>
      <w:proofErr w:type="spellStart"/>
      <w:r>
        <w:rPr>
          <w:rtl/>
        </w:rPr>
        <w:t>הכל</w:t>
      </w:r>
      <w:proofErr w:type="spellEnd"/>
      <w:r>
        <w:rPr>
          <w:rtl/>
        </w:rPr>
        <w:t xml:space="preserve"> במצב תקין ומתאים  בכל  פרטיו  להוראות החוזה.</w:t>
      </w:r>
    </w:p>
    <w:p w14:paraId="1C443D09" w14:textId="1B82D471" w:rsidR="004444E9" w:rsidRDefault="004444E9" w:rsidP="00DE71EC">
      <w:pPr>
        <w:spacing w:line="240" w:lineRule="atLeast"/>
        <w:ind w:left="880"/>
        <w:rPr>
          <w:rtl/>
        </w:rPr>
      </w:pPr>
    </w:p>
    <w:p w14:paraId="00E6561E" w14:textId="3A01BA20" w:rsidR="004444E9" w:rsidRDefault="004444E9" w:rsidP="00DE71EC">
      <w:pPr>
        <w:numPr>
          <w:ilvl w:val="1"/>
          <w:numId w:val="1"/>
        </w:numPr>
        <w:spacing w:line="240" w:lineRule="atLeast"/>
        <w:ind w:left="880"/>
      </w:pPr>
      <w:r>
        <w:rPr>
          <w:rtl/>
        </w:rPr>
        <w:t>הקבלן מקבל על עצמו את כל האחריות לכל תאונה, חבלה או נזק או אבדן שייגרמו  לעובדיו  ו/או לכל מי שהוא אחראי לגופו ו/או  לרכושו  כתוצאה  מביצוע  העבודות  או כתוצאה מביצוע עבודות  הבדק  ו/או  בקשר לכך.  הקבלן משחרר בזאת את המזמין  מכל אחריות  או  חובה  שהיא בקשר לכל תאונה, חבלה, אבדן או נזק כנ"ל.</w:t>
      </w:r>
    </w:p>
    <w:p w14:paraId="6BD34EAB" w14:textId="77777777" w:rsidR="00011A67" w:rsidRDefault="00011A67" w:rsidP="00011A67">
      <w:pPr>
        <w:pStyle w:val="ListParagraph"/>
        <w:rPr>
          <w:rFonts w:hint="cs"/>
          <w:rtl/>
        </w:rPr>
      </w:pPr>
    </w:p>
    <w:p w14:paraId="6B96739B" w14:textId="514C3D1E" w:rsidR="004444E9" w:rsidRDefault="004444E9" w:rsidP="00011A67">
      <w:pPr>
        <w:numPr>
          <w:ilvl w:val="0"/>
          <w:numId w:val="1"/>
        </w:numPr>
        <w:spacing w:line="240" w:lineRule="atLeast"/>
        <w:ind w:left="380"/>
        <w:jc w:val="left"/>
        <w:rPr>
          <w:b/>
          <w:bCs/>
          <w:u w:val="single"/>
        </w:rPr>
      </w:pPr>
      <w:r w:rsidRPr="00011A67">
        <w:rPr>
          <w:b/>
          <w:bCs/>
          <w:u w:val="single"/>
          <w:rtl/>
        </w:rPr>
        <w:t>ביטוח</w:t>
      </w:r>
      <w:r w:rsidR="00176787" w:rsidRPr="00011A67">
        <w:rPr>
          <w:rFonts w:hint="cs"/>
          <w:b/>
          <w:bCs/>
          <w:u w:val="single"/>
          <w:rtl/>
        </w:rPr>
        <w:t xml:space="preserve"> </w:t>
      </w:r>
      <w:r w:rsidR="00F316C0">
        <w:rPr>
          <w:b/>
          <w:bCs/>
          <w:u w:val="single"/>
          <w:rtl/>
        </w:rPr>
        <w:t>–</w:t>
      </w:r>
      <w:r w:rsidR="00F316C0">
        <w:rPr>
          <w:rFonts w:hint="cs"/>
          <w:b/>
          <w:bCs/>
          <w:u w:val="single"/>
          <w:rtl/>
        </w:rPr>
        <w:t xml:space="preserve"> </w:t>
      </w:r>
      <w:r w:rsidR="00F316C0" w:rsidRPr="00F316C0">
        <w:rPr>
          <w:rFonts w:hint="cs"/>
          <w:b/>
          <w:bCs/>
          <w:highlight w:val="yellow"/>
          <w:u w:val="single"/>
          <w:rtl/>
        </w:rPr>
        <w:t xml:space="preserve">הפרק יעודכן לאחר </w:t>
      </w:r>
      <w:proofErr w:type="spellStart"/>
      <w:r w:rsidR="00F316C0" w:rsidRPr="00F316C0">
        <w:rPr>
          <w:rFonts w:hint="cs"/>
          <w:b/>
          <w:bCs/>
          <w:highlight w:val="yellow"/>
          <w:u w:val="single"/>
          <w:rtl/>
        </w:rPr>
        <w:t>שאלרם</w:t>
      </w:r>
      <w:proofErr w:type="spellEnd"/>
      <w:r w:rsidR="00F316C0" w:rsidRPr="00F316C0">
        <w:rPr>
          <w:rFonts w:hint="cs"/>
          <w:b/>
          <w:bCs/>
          <w:highlight w:val="yellow"/>
          <w:u w:val="single"/>
          <w:rtl/>
        </w:rPr>
        <w:t xml:space="preserve"> יעביר את אישורי הביטוח  הקבלני</w:t>
      </w:r>
    </w:p>
    <w:p w14:paraId="66013E80" w14:textId="7B05B53F" w:rsidR="0047669B" w:rsidRDefault="0047669B" w:rsidP="00AF632A">
      <w:pPr>
        <w:numPr>
          <w:ilvl w:val="1"/>
          <w:numId w:val="1"/>
        </w:numPr>
        <w:spacing w:line="240" w:lineRule="atLeast"/>
        <w:ind w:left="1870"/>
        <w:jc w:val="left"/>
        <w:rPr>
          <w:ins w:id="3" w:author="Microsoft Office User" w:date="2026-01-26T12:33:00Z" w16du:dateUtc="2026-01-26T10:33:00Z"/>
        </w:rPr>
        <w:pPrChange w:id="4" w:author="Microsoft Office User" w:date="2026-01-26T12:34:00Z" w16du:dateUtc="2026-01-26T10:34:00Z">
          <w:pPr>
            <w:pStyle w:val="NormalWeb"/>
            <w:numPr>
              <w:numId w:val="14"/>
            </w:numPr>
            <w:ind w:left="380" w:hanging="380"/>
          </w:pPr>
        </w:pPrChange>
      </w:pPr>
      <w:ins w:id="5" w:author="Microsoft Office User" w:date="2026-01-26T12:33:00Z" w16du:dateUtc="2026-01-26T10:33:00Z">
        <w:r>
          <w:rPr>
            <w:rtl/>
          </w:rPr>
          <w:t>הקבלן מתחייב להחזיק, על חשבונו ובמשך תקופת ביצוע העבודות בלבד</w:t>
        </w:r>
        <w:r>
          <w:t xml:space="preserve">, </w:t>
        </w:r>
        <w:r>
          <w:rPr>
            <w:rStyle w:val="Strong"/>
            <w:rtl/>
          </w:rPr>
          <w:t>ביטוח קבלנים תקף וסטנדרטי</w:t>
        </w:r>
        <w:r>
          <w:t xml:space="preserve">, </w:t>
        </w:r>
        <w:r>
          <w:rPr>
            <w:rtl/>
          </w:rPr>
          <w:t>כמקובל בענף הקבלנות בישראל ובהתאם לפוליסה הנהוגה אצלו, להיקף פעילותו ולשווי העבודות שבביצוע בפועל</w:t>
        </w:r>
        <w:r>
          <w:t>.</w:t>
        </w:r>
      </w:ins>
      <w:ins w:id="6" w:author="Meir Oren" w:date="2026-02-11T20:45:00Z" w16du:dateUtc="2026-02-11T18:45:00Z">
        <w:r w:rsidR="008E454C">
          <w:rPr>
            <w:rFonts w:hint="cs"/>
            <w:rtl/>
          </w:rPr>
          <w:t xml:space="preserve"> לקבל אישור ביטוחי </w:t>
        </w:r>
        <w:r w:rsidR="00C53818">
          <w:rPr>
            <w:rFonts w:hint="cs"/>
            <w:rtl/>
          </w:rPr>
          <w:t xml:space="preserve">מה כולל ביטוח </w:t>
        </w:r>
        <w:proofErr w:type="spellStart"/>
        <w:r w:rsidR="00C53818">
          <w:rPr>
            <w:rFonts w:hint="cs"/>
            <w:rtl/>
          </w:rPr>
          <w:t>הקבלן</w:t>
        </w:r>
      </w:ins>
      <w:ins w:id="7" w:author="Microsoft Office User" w:date="2026-01-26T12:33:00Z" w16du:dateUtc="2026-01-26T10:33:00Z">
        <w:r>
          <w:rPr>
            <w:rtl/>
          </w:rPr>
          <w:t>ביטוח</w:t>
        </w:r>
        <w:proofErr w:type="spellEnd"/>
        <w:r>
          <w:rPr>
            <w:rtl/>
          </w:rPr>
          <w:t xml:space="preserve"> הקבלנים יכלול כיסויים מקובלים, בהתאם לתנאי הפוליסה, לרבות</w:t>
        </w:r>
        <w:r>
          <w:t>:</w:t>
        </w:r>
      </w:ins>
    </w:p>
    <w:p w14:paraId="58C7A81D" w14:textId="552BEB01" w:rsidR="0047669B" w:rsidRDefault="00C763F1" w:rsidP="00D63F8B">
      <w:pPr>
        <w:numPr>
          <w:ilvl w:val="1"/>
          <w:numId w:val="1"/>
        </w:numPr>
        <w:spacing w:line="240" w:lineRule="atLeast"/>
        <w:ind w:left="1870"/>
        <w:jc w:val="left"/>
        <w:rPr>
          <w:ins w:id="8" w:author="Microsoft Office User" w:date="2026-01-26T12:33:00Z" w16du:dateUtc="2026-01-26T10:33:00Z"/>
        </w:rPr>
        <w:pPrChange w:id="9" w:author="Microsoft Office User" w:date="2026-01-26T12:34:00Z" w16du:dateUtc="2026-01-26T10:34:00Z">
          <w:pPr>
            <w:pStyle w:val="NormalWeb"/>
            <w:numPr>
              <w:numId w:val="14"/>
            </w:numPr>
            <w:ind w:left="380" w:hanging="380"/>
          </w:pPr>
        </w:pPrChange>
      </w:pPr>
      <w:ins w:id="10" w:author="Microsoft Office User" w:date="2026-01-26T12:37:00Z" w16du:dateUtc="2026-01-26T10:37:00Z">
        <w:r>
          <w:rPr>
            <w:rStyle w:val="Strong"/>
            <w:rFonts w:hint="cs"/>
            <w:rtl/>
          </w:rPr>
          <w:t xml:space="preserve">7.27 </w:t>
        </w:r>
      </w:ins>
      <w:ins w:id="11" w:author="Microsoft Office User" w:date="2026-01-26T12:33:00Z" w16du:dateUtc="2026-01-26T10:33:00Z">
        <w:r w:rsidR="0047669B" w:rsidRPr="00D63F8B">
          <w:rPr>
            <w:rtl/>
          </w:rPr>
          <w:t>אחריות כלפי צד ג</w:t>
        </w:r>
        <w:r w:rsidR="0047669B" w:rsidRPr="00D63F8B">
          <w:t>’</w:t>
        </w:r>
        <w:r w:rsidR="0047669B">
          <w:t xml:space="preserve"> – </w:t>
        </w:r>
        <w:r w:rsidR="0047669B">
          <w:rPr>
            <w:rtl/>
          </w:rPr>
          <w:t>בגין נזקי גוף ו/או רכוש שייגרמו לצד שלישי עקב ביצוע העבודות, בהתאם לגבולות האחריות ותנאי פוליסת ביטוח הקבלנים התקפה של הקבלן</w:t>
        </w:r>
        <w:r w:rsidR="0047669B">
          <w:t>.</w:t>
        </w:r>
      </w:ins>
    </w:p>
    <w:p w14:paraId="7E8944C9" w14:textId="4D859DD1" w:rsidR="0047669B" w:rsidRDefault="00C763F1" w:rsidP="00D63F8B">
      <w:pPr>
        <w:numPr>
          <w:ilvl w:val="1"/>
          <w:numId w:val="1"/>
        </w:numPr>
        <w:spacing w:line="240" w:lineRule="atLeast"/>
        <w:ind w:left="1870"/>
        <w:jc w:val="left"/>
        <w:rPr>
          <w:ins w:id="12" w:author="Microsoft Office User" w:date="2026-01-26T12:33:00Z" w16du:dateUtc="2026-01-26T10:33:00Z"/>
        </w:rPr>
        <w:pPrChange w:id="13" w:author="Microsoft Office User" w:date="2026-01-26T12:34:00Z" w16du:dateUtc="2026-01-26T10:34:00Z">
          <w:pPr>
            <w:pStyle w:val="NormalWeb"/>
            <w:numPr>
              <w:numId w:val="14"/>
            </w:numPr>
            <w:ind w:left="380" w:hanging="380"/>
          </w:pPr>
        </w:pPrChange>
      </w:pPr>
      <w:ins w:id="14" w:author="Microsoft Office User" w:date="2026-01-26T12:37:00Z" w16du:dateUtc="2026-01-26T10:37:00Z">
        <w:r w:rsidRPr="00D63F8B">
          <w:rPr>
            <w:rFonts w:hint="cs"/>
            <w:rtl/>
          </w:rPr>
          <w:t xml:space="preserve">7.28 </w:t>
        </w:r>
      </w:ins>
      <w:ins w:id="15" w:author="Microsoft Office User" w:date="2026-01-26T12:33:00Z" w16du:dateUtc="2026-01-26T10:33:00Z">
        <w:r w:rsidR="0047669B" w:rsidRPr="00D63F8B">
          <w:rPr>
            <w:rtl/>
          </w:rPr>
          <w:t>אחריות מעבידים</w:t>
        </w:r>
        <w:r w:rsidR="0047669B">
          <w:rPr>
            <w:rtl/>
          </w:rPr>
          <w:t xml:space="preserve"> </w:t>
        </w:r>
        <w:r w:rsidR="0047669B">
          <w:t xml:space="preserve">– </w:t>
        </w:r>
        <w:r w:rsidR="0047669B">
          <w:rPr>
            <w:rtl/>
          </w:rPr>
          <w:t>בגין פגיעה גופנית לעובדי הקבלן ו/או מי מטעמו, ככל שמועסקים עובדים, בהתאם להוראות הדין ותנאי פוליסת ביטוח הקבלנים</w:t>
        </w:r>
        <w:r w:rsidR="0047669B">
          <w:t>.</w:t>
        </w:r>
      </w:ins>
    </w:p>
    <w:p w14:paraId="7320D491" w14:textId="22FFA891" w:rsidR="0047669B" w:rsidRDefault="00C763F1" w:rsidP="00D63F8B">
      <w:pPr>
        <w:numPr>
          <w:ilvl w:val="1"/>
          <w:numId w:val="1"/>
        </w:numPr>
        <w:spacing w:line="240" w:lineRule="atLeast"/>
        <w:ind w:left="1870"/>
        <w:jc w:val="left"/>
        <w:rPr>
          <w:ins w:id="16" w:author="Microsoft Office User" w:date="2026-01-26T12:33:00Z" w16du:dateUtc="2026-01-26T10:33:00Z"/>
        </w:rPr>
        <w:pPrChange w:id="17" w:author="Microsoft Office User" w:date="2026-01-26T12:34:00Z" w16du:dateUtc="2026-01-26T10:34:00Z">
          <w:pPr>
            <w:pStyle w:val="NormalWeb"/>
            <w:numPr>
              <w:numId w:val="14"/>
            </w:numPr>
            <w:ind w:left="380" w:hanging="380"/>
          </w:pPr>
        </w:pPrChange>
      </w:pPr>
      <w:ins w:id="18" w:author="Microsoft Office User" w:date="2026-01-26T12:37:00Z" w16du:dateUtc="2026-01-26T10:37:00Z">
        <w:r>
          <w:rPr>
            <w:rFonts w:hint="cs"/>
            <w:rtl/>
          </w:rPr>
          <w:t xml:space="preserve">7.29 </w:t>
        </w:r>
      </w:ins>
      <w:ins w:id="19" w:author="Microsoft Office User" w:date="2026-01-26T12:33:00Z" w16du:dateUtc="2026-01-26T10:33:00Z">
        <w:r w:rsidR="0047669B">
          <w:rPr>
            <w:rtl/>
          </w:rPr>
          <w:t>כיסויים נוספים הכלולים בפוליסת ביטוח הקבלנים של הקבלן, ככל שקיימים, בהתאם לתנאיה</w:t>
        </w:r>
        <w:r w:rsidR="0047669B">
          <w:t>.</w:t>
        </w:r>
      </w:ins>
    </w:p>
    <w:p w14:paraId="4D87C120" w14:textId="1EFA429A" w:rsidR="0047669B" w:rsidRDefault="00C763F1" w:rsidP="00D63F8B">
      <w:pPr>
        <w:numPr>
          <w:ilvl w:val="1"/>
          <w:numId w:val="1"/>
        </w:numPr>
        <w:spacing w:line="240" w:lineRule="atLeast"/>
        <w:ind w:left="1870"/>
        <w:jc w:val="left"/>
        <w:rPr>
          <w:ins w:id="20" w:author="Microsoft Office User" w:date="2026-01-26T12:33:00Z" w16du:dateUtc="2026-01-26T10:33:00Z"/>
        </w:rPr>
        <w:pPrChange w:id="21" w:author="Microsoft Office User" w:date="2026-01-26T12:34:00Z" w16du:dateUtc="2026-01-26T10:34:00Z">
          <w:pPr>
            <w:pStyle w:val="NormalWeb"/>
            <w:numPr>
              <w:numId w:val="14"/>
            </w:numPr>
            <w:ind w:left="380" w:hanging="380"/>
          </w:pPr>
        </w:pPrChange>
      </w:pPr>
      <w:ins w:id="22" w:author="Microsoft Office User" w:date="2026-01-26T12:37:00Z" w16du:dateUtc="2026-01-26T10:37:00Z">
        <w:r>
          <w:rPr>
            <w:rFonts w:hint="cs"/>
            <w:rtl/>
          </w:rPr>
          <w:t xml:space="preserve">7.3 </w:t>
        </w:r>
      </w:ins>
      <w:ins w:id="23" w:author="Microsoft Office User" w:date="2026-01-26T12:33:00Z" w16du:dateUtc="2026-01-26T10:33:00Z">
        <w:r w:rsidR="0047669B">
          <w:rPr>
            <w:rtl/>
          </w:rPr>
          <w:t xml:space="preserve">מובהר ומוסכם כי הקבלן </w:t>
        </w:r>
        <w:r w:rsidR="0047669B" w:rsidRPr="00D63F8B">
          <w:rPr>
            <w:rtl/>
          </w:rPr>
          <w:t>אינו מתחייב לעריכת ביטוח עבודות קבלניות</w:t>
        </w:r>
        <w:r w:rsidR="0047669B" w:rsidRPr="00D63F8B">
          <w:t xml:space="preserve"> </w:t>
        </w:r>
        <w:r w:rsidR="0047669B" w:rsidRPr="00D63F8B">
          <w:rPr>
            <w:rtl/>
          </w:rPr>
          <w:t>נפרד</w:t>
        </w:r>
        <w:r w:rsidR="0047669B">
          <w:rPr>
            <w:rtl/>
          </w:rPr>
          <w:t xml:space="preserve"> אלא אם הוסכם אחרת במפורש ובכתב בין הצדדים ובכפוף להתאמת התמורה</w:t>
        </w:r>
        <w:r w:rsidR="0047669B">
          <w:t>.</w:t>
        </w:r>
      </w:ins>
    </w:p>
    <w:p w14:paraId="6C08CB9A" w14:textId="61D9638C" w:rsidR="0047669B" w:rsidRDefault="00C763F1" w:rsidP="00D63F8B">
      <w:pPr>
        <w:numPr>
          <w:ilvl w:val="1"/>
          <w:numId w:val="1"/>
        </w:numPr>
        <w:spacing w:line="240" w:lineRule="atLeast"/>
        <w:ind w:left="1870"/>
        <w:jc w:val="left"/>
        <w:rPr>
          <w:ins w:id="24" w:author="Microsoft Office User" w:date="2026-01-26T12:33:00Z" w16du:dateUtc="2026-01-26T10:33:00Z"/>
        </w:rPr>
        <w:pPrChange w:id="25" w:author="Microsoft Office User" w:date="2026-01-26T12:34:00Z" w16du:dateUtc="2026-01-26T10:34:00Z">
          <w:pPr>
            <w:pStyle w:val="NormalWeb"/>
            <w:numPr>
              <w:numId w:val="14"/>
            </w:numPr>
            <w:ind w:left="380" w:hanging="380"/>
          </w:pPr>
        </w:pPrChange>
      </w:pPr>
      <w:ins w:id="26" w:author="Microsoft Office User" w:date="2026-01-26T12:37:00Z" w16du:dateUtc="2026-01-26T10:37:00Z">
        <w:r>
          <w:rPr>
            <w:rFonts w:hint="cs"/>
            <w:rtl/>
          </w:rPr>
          <w:t xml:space="preserve">7.31 </w:t>
        </w:r>
      </w:ins>
      <w:ins w:id="27" w:author="Microsoft Office User" w:date="2026-01-26T12:33:00Z" w16du:dateUtc="2026-01-26T10:33:00Z">
        <w:del w:id="28" w:author="Meir Oren" w:date="2026-02-11T20:45:00Z" w16du:dateUtc="2026-02-11T18:45:00Z">
          <w:r w:rsidR="0047669B" w:rsidDel="00C53818">
            <w:rPr>
              <w:rtl/>
            </w:rPr>
            <w:delText>מובהר ומוסכם כי</w:delText>
          </w:r>
        </w:del>
      </w:ins>
      <w:ins w:id="29" w:author="Meir Oren" w:date="2026-02-11T20:45:00Z" w16du:dateUtc="2026-02-11T18:45:00Z">
        <w:r w:rsidR="00C53818">
          <w:rPr>
            <w:rFonts w:hint="cs"/>
            <w:rtl/>
          </w:rPr>
          <w:t xml:space="preserve">הקבלן </w:t>
        </w:r>
      </w:ins>
      <w:ins w:id="30" w:author="Meir Oren" w:date="2026-02-11T20:46:00Z" w16du:dateUtc="2026-02-11T18:46:00Z">
        <w:r w:rsidR="00C53818">
          <w:rPr>
            <w:rFonts w:hint="cs"/>
            <w:rtl/>
          </w:rPr>
          <w:t xml:space="preserve">מצהיר ומתחייב כי </w:t>
        </w:r>
      </w:ins>
      <w:ins w:id="31" w:author="Microsoft Office User" w:date="2026-01-26T12:33:00Z" w16du:dateUtc="2026-01-26T10:33:00Z">
        <w:r w:rsidR="0047669B">
          <w:rPr>
            <w:rtl/>
          </w:rPr>
          <w:t xml:space="preserve"> העבודות נשוא הסכם זה </w:t>
        </w:r>
        <w:r w:rsidR="0047669B" w:rsidRPr="00D63F8B">
          <w:rPr>
            <w:rtl/>
          </w:rPr>
          <w:t>כלולות במסגרת ביטוח הקבלנים התקף של הקבלן</w:t>
        </w:r>
        <w:r w:rsidR="0047669B">
          <w:rPr>
            <w:rtl/>
          </w:rPr>
          <w:t xml:space="preserve"> גם אם הפוליסה אינה רשומה על שם המזמין</w:t>
        </w:r>
        <w:r w:rsidR="0047669B">
          <w:t>.</w:t>
        </w:r>
      </w:ins>
    </w:p>
    <w:p w14:paraId="2877D120" w14:textId="20B9520B" w:rsidR="0047669B" w:rsidRDefault="00C763F1" w:rsidP="00D63F8B">
      <w:pPr>
        <w:numPr>
          <w:ilvl w:val="1"/>
          <w:numId w:val="1"/>
        </w:numPr>
        <w:spacing w:line="240" w:lineRule="atLeast"/>
        <w:ind w:left="1870"/>
        <w:jc w:val="left"/>
        <w:rPr>
          <w:ins w:id="32" w:author="Microsoft Office User" w:date="2026-01-26T12:33:00Z" w16du:dateUtc="2026-01-26T10:33:00Z"/>
        </w:rPr>
        <w:pPrChange w:id="33" w:author="Microsoft Office User" w:date="2026-01-26T12:34:00Z" w16du:dateUtc="2026-01-26T10:34:00Z">
          <w:pPr>
            <w:pStyle w:val="NormalWeb"/>
            <w:numPr>
              <w:numId w:val="14"/>
            </w:numPr>
            <w:ind w:left="380" w:hanging="380"/>
          </w:pPr>
        </w:pPrChange>
      </w:pPr>
      <w:ins w:id="34" w:author="Microsoft Office User" w:date="2026-01-26T12:37:00Z" w16du:dateUtc="2026-01-26T10:37:00Z">
        <w:r>
          <w:rPr>
            <w:rFonts w:hint="cs"/>
            <w:rtl/>
          </w:rPr>
          <w:t xml:space="preserve">7.32 </w:t>
        </w:r>
      </w:ins>
      <w:ins w:id="35" w:author="Microsoft Office User" w:date="2026-01-26T12:33:00Z" w16du:dateUtc="2026-01-26T10:33:00Z">
        <w:r w:rsidR="0047669B">
          <w:rPr>
            <w:rtl/>
          </w:rPr>
          <w:t>אין בקיומם או בהיעדרם של הביטוחים כאמור כדי להטיל על הקבלן אחריות החורגת מהתחייבויותיו על פי הסכם זה ו/או על פי דין, ואין בכך כדי לגרוע מזכויות מי מהצדדים</w:t>
        </w:r>
        <w:r w:rsidR="0047669B">
          <w:t>.</w:t>
        </w:r>
      </w:ins>
    </w:p>
    <w:p w14:paraId="179E8DF9" w14:textId="210A3723" w:rsidR="0047669B" w:rsidRDefault="00C763F1" w:rsidP="00D63F8B">
      <w:pPr>
        <w:numPr>
          <w:ilvl w:val="1"/>
          <w:numId w:val="1"/>
        </w:numPr>
        <w:spacing w:line="240" w:lineRule="atLeast"/>
        <w:ind w:left="1870"/>
        <w:jc w:val="left"/>
        <w:rPr>
          <w:ins w:id="36" w:author="Microsoft Office User" w:date="2026-01-26T12:33:00Z" w16du:dateUtc="2026-01-26T10:33:00Z"/>
        </w:rPr>
        <w:pPrChange w:id="37" w:author="Microsoft Office User" w:date="2026-01-26T12:34:00Z" w16du:dateUtc="2026-01-26T10:34:00Z">
          <w:pPr>
            <w:pStyle w:val="NormalWeb"/>
            <w:numPr>
              <w:numId w:val="14"/>
            </w:numPr>
            <w:ind w:left="380" w:hanging="380"/>
          </w:pPr>
        </w:pPrChange>
      </w:pPr>
      <w:ins w:id="38" w:author="Microsoft Office User" w:date="2026-01-26T12:37:00Z" w16du:dateUtc="2026-01-26T10:37:00Z">
        <w:r>
          <w:rPr>
            <w:rFonts w:hint="cs"/>
            <w:rtl/>
          </w:rPr>
          <w:t xml:space="preserve">7.33 </w:t>
        </w:r>
      </w:ins>
      <w:ins w:id="39" w:author="Microsoft Office User" w:date="2026-01-26T12:33:00Z" w16du:dateUtc="2026-01-26T10:33:00Z">
        <w:r w:rsidR="0047669B">
          <w:rPr>
            <w:rtl/>
          </w:rPr>
          <w:t>הקבלן ימציא למזמין, לפי דרישה סבירה</w:t>
        </w:r>
        <w:r w:rsidR="0047669B">
          <w:t xml:space="preserve">, </w:t>
        </w:r>
        <w:r w:rsidR="0047669B" w:rsidRPr="00D63F8B">
          <w:rPr>
            <w:rtl/>
          </w:rPr>
          <w:t>אישור קיום ביטוח קבלנים בתוקף</w:t>
        </w:r>
        <w:r w:rsidR="0047669B">
          <w:t xml:space="preserve">, </w:t>
        </w:r>
        <w:r w:rsidR="0047669B">
          <w:rPr>
            <w:rtl/>
          </w:rPr>
          <w:t xml:space="preserve">המעיד על קיומו של הכיסוי </w:t>
        </w:r>
        <w:proofErr w:type="spellStart"/>
        <w:r w:rsidR="0047669B">
          <w:rPr>
            <w:rtl/>
          </w:rPr>
          <w:t>הביטוחי</w:t>
        </w:r>
        <w:proofErr w:type="spellEnd"/>
        <w:r w:rsidR="0047669B">
          <w:rPr>
            <w:rtl/>
          </w:rPr>
          <w:t xml:space="preserve"> כאמור לעיל</w:t>
        </w:r>
        <w:r w:rsidR="0047669B">
          <w:t>.</w:t>
        </w:r>
      </w:ins>
    </w:p>
    <w:p w14:paraId="05DDE36E" w14:textId="7E761098" w:rsidR="004444E9" w:rsidDel="0047669B" w:rsidRDefault="004444E9" w:rsidP="00D63F8B">
      <w:pPr>
        <w:numPr>
          <w:ilvl w:val="1"/>
          <w:numId w:val="1"/>
        </w:numPr>
        <w:spacing w:line="240" w:lineRule="atLeast"/>
        <w:ind w:left="1870"/>
        <w:jc w:val="left"/>
        <w:rPr>
          <w:del w:id="40" w:author="Microsoft Office User" w:date="2026-01-26T12:33:00Z" w16du:dateUtc="2026-01-26T10:33:00Z"/>
          <w:rtl/>
        </w:rPr>
      </w:pPr>
    </w:p>
    <w:p w14:paraId="2C6AB43A" w14:textId="2F971056" w:rsidR="004444E9" w:rsidDel="0047669B" w:rsidRDefault="004444E9" w:rsidP="00D63F8B">
      <w:pPr>
        <w:numPr>
          <w:ilvl w:val="1"/>
          <w:numId w:val="1"/>
        </w:numPr>
        <w:spacing w:line="240" w:lineRule="atLeast"/>
        <w:ind w:left="1870"/>
        <w:jc w:val="left"/>
        <w:rPr>
          <w:del w:id="41" w:author="Microsoft Office User" w:date="2026-01-26T12:33:00Z" w16du:dateUtc="2026-01-26T10:33:00Z"/>
          <w:rtl/>
        </w:rPr>
      </w:pPr>
      <w:del w:id="42" w:author="Microsoft Office User" w:date="2026-01-26T12:33:00Z" w16du:dateUtc="2026-01-26T10:33:00Z">
        <w:r w:rsidDel="0047669B">
          <w:rPr>
            <w:rFonts w:hint="cs"/>
            <w:rtl/>
          </w:rPr>
          <w:tab/>
        </w:r>
        <w:r w:rsidR="005658B1" w:rsidDel="0047669B">
          <w:rPr>
            <w:rtl/>
          </w:rPr>
          <w:tab/>
        </w:r>
        <w:r w:rsidDel="0047669B">
          <w:rPr>
            <w:rtl/>
          </w:rPr>
          <w:delText xml:space="preserve">מבלי לגרוע מאחריות הקבלן לפי חוזה זה או לפי כל דין, </w:delText>
        </w:r>
        <w:r w:rsidR="00F444FD" w:rsidDel="0047669B">
          <w:rPr>
            <w:rFonts w:hint="cs"/>
            <w:rtl/>
          </w:rPr>
          <w:delText xml:space="preserve">מוסכם בזאת, כי המזמין יערוך </w:delText>
        </w:r>
        <w:r w:rsidDel="0047669B">
          <w:rPr>
            <w:rtl/>
          </w:rPr>
          <w:delText xml:space="preserve">ביטוח עבודות בהקמה כמפורט בהמשך (להלן: </w:delText>
        </w:r>
        <w:r w:rsidRPr="00D63F8B" w:rsidDel="0047669B">
          <w:rPr>
            <w:rtl/>
          </w:rPr>
          <w:delText>"ביטוח עבודות ההקמה"</w:delText>
        </w:r>
        <w:r w:rsidDel="0047669B">
          <w:rPr>
            <w:rtl/>
          </w:rPr>
          <w:delText>) על מנת להגן על עצמו ו/או על מזמין ו/או על קבלני המשנה מטעם הקבלן ו/או על הבאים מכוחם ו/או על הציבור ו/או על צד שלישי כלשהו מפני אבדן, נזק או אחריות הקשורים או הנובעים מביצוע העבודות נשוא חוזה זה. ביטוח העבודות הקבלניות הנ"ל יכלול את פרקי הביטוח המפורטים להלן:</w:delText>
        </w:r>
      </w:del>
    </w:p>
    <w:p w14:paraId="1490D091" w14:textId="515A7F5E" w:rsidR="004444E9" w:rsidDel="0047669B" w:rsidRDefault="004444E9" w:rsidP="00D63F8B">
      <w:pPr>
        <w:numPr>
          <w:ilvl w:val="1"/>
          <w:numId w:val="1"/>
        </w:numPr>
        <w:spacing w:line="240" w:lineRule="atLeast"/>
        <w:ind w:left="1870"/>
        <w:jc w:val="left"/>
        <w:rPr>
          <w:del w:id="43" w:author="Microsoft Office User" w:date="2026-01-26T12:33:00Z" w16du:dateUtc="2026-01-26T10:33:00Z"/>
          <w:rtl/>
        </w:rPr>
      </w:pPr>
    </w:p>
    <w:p w14:paraId="129E06B2" w14:textId="676B215E" w:rsidR="004444E9" w:rsidRPr="00C53818" w:rsidDel="0047669B" w:rsidRDefault="004444E9" w:rsidP="00D63F8B">
      <w:pPr>
        <w:numPr>
          <w:ilvl w:val="1"/>
          <w:numId w:val="1"/>
        </w:numPr>
        <w:spacing w:line="240" w:lineRule="atLeast"/>
        <w:ind w:left="1870"/>
        <w:jc w:val="left"/>
        <w:rPr>
          <w:del w:id="44" w:author="Microsoft Office User" w:date="2026-01-26T12:33:00Z" w16du:dateUtc="2026-01-26T10:33:00Z"/>
          <w:rtl/>
          <w:rPrChange w:id="45" w:author="Meir Oren" w:date="2026-02-11T20:47:00Z" w16du:dateUtc="2026-02-11T18:47:00Z">
            <w:rPr>
              <w:del w:id="46" w:author="Microsoft Office User" w:date="2026-01-26T12:33:00Z" w16du:dateUtc="2026-01-26T10:33:00Z"/>
              <w:highlight w:val="red"/>
              <w:rtl/>
            </w:rPr>
          </w:rPrChange>
        </w:rPr>
        <w:pPrChange w:id="47" w:author="Microsoft Office User" w:date="2026-01-20T13:06:00Z" w16du:dateUtc="2026-01-20T11:06:00Z">
          <w:pPr>
            <w:pStyle w:val="ListParagraph"/>
            <w:numPr>
              <w:ilvl w:val="2"/>
              <w:numId w:val="1"/>
            </w:numPr>
            <w:tabs>
              <w:tab w:val="left" w:pos="2520"/>
            </w:tabs>
            <w:spacing w:line="240" w:lineRule="atLeast"/>
            <w:ind w:left="2590" w:hanging="907"/>
          </w:pPr>
        </w:pPrChange>
      </w:pPr>
      <w:del w:id="48" w:author="Microsoft Office User" w:date="2026-01-26T12:33:00Z" w16du:dateUtc="2026-01-26T10:33:00Z">
        <w:r w:rsidRPr="00C53818" w:rsidDel="0047669B">
          <w:rPr>
            <w:rtl/>
            <w:rPrChange w:id="49" w:author="Meir Oren" w:date="2026-02-11T20:47:00Z" w16du:dateUtc="2026-02-11T18:47:00Z">
              <w:rPr>
                <w:highlight w:val="red"/>
                <w:rtl/>
              </w:rPr>
            </w:rPrChange>
          </w:rPr>
          <w:delText>הביטוחים יהיו בפני:</w:delText>
        </w:r>
      </w:del>
    </w:p>
    <w:p w14:paraId="5373A119" w14:textId="13EC0FE8" w:rsidR="004444E9" w:rsidRPr="00C53818" w:rsidDel="0047669B" w:rsidRDefault="004444E9" w:rsidP="00D63F8B">
      <w:pPr>
        <w:numPr>
          <w:ilvl w:val="1"/>
          <w:numId w:val="1"/>
        </w:numPr>
        <w:spacing w:line="240" w:lineRule="atLeast"/>
        <w:ind w:left="1870"/>
        <w:jc w:val="left"/>
        <w:rPr>
          <w:del w:id="50" w:author="Microsoft Office User" w:date="2026-01-26T12:33:00Z" w16du:dateUtc="2026-01-26T10:33:00Z"/>
          <w:rtl/>
          <w:rPrChange w:id="51" w:author="Meir Oren" w:date="2026-02-11T20:47:00Z" w16du:dateUtc="2026-02-11T18:47:00Z">
            <w:rPr>
              <w:del w:id="52" w:author="Microsoft Office User" w:date="2026-01-26T12:33:00Z" w16du:dateUtc="2026-01-26T10:33:00Z"/>
              <w:highlight w:val="red"/>
              <w:rtl/>
            </w:rPr>
          </w:rPrChange>
        </w:rPr>
      </w:pPr>
    </w:p>
    <w:p w14:paraId="15F80C09" w14:textId="3C5F8308" w:rsidR="004444E9" w:rsidRPr="00D63F8B" w:rsidDel="0047669B" w:rsidRDefault="004444E9" w:rsidP="00D63F8B">
      <w:pPr>
        <w:numPr>
          <w:ilvl w:val="1"/>
          <w:numId w:val="1"/>
        </w:numPr>
        <w:spacing w:line="240" w:lineRule="atLeast"/>
        <w:ind w:left="1870"/>
        <w:jc w:val="left"/>
        <w:rPr>
          <w:del w:id="53" w:author="Microsoft Office User" w:date="2026-01-26T12:33:00Z" w16du:dateUtc="2026-01-26T10:33:00Z"/>
          <w:rtl/>
          <w:rPrChange w:id="54" w:author="Meir Oren" w:date="2026-02-11T20:47:00Z" w16du:dateUtc="2026-02-11T18:47:00Z">
            <w:rPr>
              <w:del w:id="55" w:author="Microsoft Office User" w:date="2026-01-26T12:33:00Z" w16du:dateUtc="2026-01-26T10:33:00Z"/>
              <w:highlight w:val="red"/>
              <w:rtl/>
            </w:rPr>
          </w:rPrChange>
        </w:rPr>
        <w:pPrChange w:id="56" w:author="Microsoft Office User" w:date="2026-01-20T13:06:00Z" w16du:dateUtc="2026-01-20T11:06:00Z">
          <w:pPr>
            <w:numPr>
              <w:ilvl w:val="3"/>
              <w:numId w:val="1"/>
            </w:numPr>
            <w:tabs>
              <w:tab w:val="left" w:pos="3480"/>
            </w:tabs>
            <w:spacing w:line="240" w:lineRule="atLeast"/>
            <w:ind w:left="3289" w:hanging="1021"/>
          </w:pPr>
        </w:pPrChange>
      </w:pPr>
      <w:del w:id="57" w:author="Microsoft Office User" w:date="2026-01-26T12:33:00Z" w16du:dateUtc="2026-01-26T10:33:00Z">
        <w:r w:rsidRPr="00D63F8B" w:rsidDel="0047669B">
          <w:rPr>
            <w:rtl/>
            <w:rPrChange w:id="58" w:author="Meir Oren" w:date="2026-02-11T20:47:00Z" w16du:dateUtc="2026-02-11T18:47:00Z">
              <w:rPr>
                <w:b/>
                <w:bCs/>
                <w:highlight w:val="red"/>
                <w:u w:val="single"/>
                <w:rtl/>
              </w:rPr>
            </w:rPrChange>
          </w:rPr>
          <w:delText>פרק (1) - נזק רכוש</w:delText>
        </w:r>
        <w:r w:rsidRPr="00D63F8B" w:rsidDel="0047669B">
          <w:rPr>
            <w:rtl/>
            <w:rPrChange w:id="59" w:author="Meir Oren" w:date="2026-02-11T20:47:00Z" w16du:dateUtc="2026-02-11T18:47:00Z">
              <w:rPr>
                <w:highlight w:val="red"/>
                <w:rtl/>
              </w:rPr>
            </w:rPrChange>
          </w:rPr>
          <w:delText>: אבדן או נזק פיזיים ובלתי צפויים שייגרמו לעבודות במשך תקופת הביטוח. הכיסוי יחול גם על שבר מכני וקלקול חשמלי לעבודות וכן יכלול תקופת ניסוי והרצה בת 4 שבועות לפחות.</w:delText>
        </w:r>
      </w:del>
    </w:p>
    <w:p w14:paraId="67F2617A" w14:textId="37329E34" w:rsidR="004444E9" w:rsidRPr="00C53818" w:rsidDel="0047669B" w:rsidRDefault="004444E9" w:rsidP="00D63F8B">
      <w:pPr>
        <w:numPr>
          <w:ilvl w:val="1"/>
          <w:numId w:val="1"/>
        </w:numPr>
        <w:spacing w:line="240" w:lineRule="atLeast"/>
        <w:ind w:left="1870"/>
        <w:jc w:val="left"/>
        <w:rPr>
          <w:del w:id="60" w:author="Microsoft Office User" w:date="2026-01-26T12:33:00Z" w16du:dateUtc="2026-01-26T10:33:00Z"/>
          <w:rtl/>
          <w:rPrChange w:id="61" w:author="Meir Oren" w:date="2026-02-11T20:47:00Z" w16du:dateUtc="2026-02-11T18:47:00Z">
            <w:rPr>
              <w:del w:id="62" w:author="Microsoft Office User" w:date="2026-01-26T12:33:00Z" w16du:dateUtc="2026-01-26T10:33:00Z"/>
              <w:highlight w:val="red"/>
              <w:rtl/>
            </w:rPr>
          </w:rPrChange>
        </w:rPr>
      </w:pPr>
    </w:p>
    <w:p w14:paraId="5892659A" w14:textId="70757753" w:rsidR="004444E9" w:rsidRPr="00C53818" w:rsidDel="0047669B" w:rsidRDefault="004444E9" w:rsidP="00D63F8B">
      <w:pPr>
        <w:numPr>
          <w:ilvl w:val="1"/>
          <w:numId w:val="1"/>
        </w:numPr>
        <w:spacing w:line="240" w:lineRule="atLeast"/>
        <w:ind w:left="1870"/>
        <w:jc w:val="left"/>
        <w:rPr>
          <w:del w:id="63" w:author="Microsoft Office User" w:date="2026-01-26T12:33:00Z" w16du:dateUtc="2026-01-26T10:33:00Z"/>
          <w:rtl/>
          <w:rPrChange w:id="64" w:author="Meir Oren" w:date="2026-02-11T20:47:00Z" w16du:dateUtc="2026-02-11T18:47:00Z">
            <w:rPr>
              <w:del w:id="65" w:author="Microsoft Office User" w:date="2026-01-26T12:33:00Z" w16du:dateUtc="2026-01-26T10:33:00Z"/>
              <w:highlight w:val="red"/>
              <w:rtl/>
            </w:rPr>
          </w:rPrChange>
        </w:rPr>
        <w:pPrChange w:id="66" w:author="Microsoft Office User" w:date="2026-01-20T13:06:00Z" w16du:dateUtc="2026-01-20T11:06:00Z">
          <w:pPr>
            <w:numPr>
              <w:ilvl w:val="3"/>
              <w:numId w:val="1"/>
            </w:numPr>
            <w:tabs>
              <w:tab w:val="left" w:pos="3480"/>
            </w:tabs>
            <w:spacing w:line="240" w:lineRule="atLeast"/>
            <w:ind w:left="3289" w:hanging="1021"/>
          </w:pPr>
        </w:pPrChange>
      </w:pPr>
      <w:del w:id="67" w:author="Microsoft Office User" w:date="2026-01-26T12:33:00Z" w16du:dateUtc="2026-01-26T10:33:00Z">
        <w:r w:rsidRPr="00D63F8B" w:rsidDel="0047669B">
          <w:rPr>
            <w:rtl/>
            <w:rPrChange w:id="68" w:author="Meir Oren" w:date="2026-02-11T20:47:00Z" w16du:dateUtc="2026-02-11T18:47:00Z">
              <w:rPr>
                <w:b/>
                <w:bCs/>
                <w:highlight w:val="red"/>
                <w:u w:val="single"/>
                <w:rtl/>
              </w:rPr>
            </w:rPrChange>
          </w:rPr>
          <w:delText>פרק (2) - אחריות כלפי צד ג'</w:delText>
        </w:r>
        <w:r w:rsidRPr="00C53818" w:rsidDel="0047669B">
          <w:rPr>
            <w:rtl/>
            <w:rPrChange w:id="69" w:author="Meir Oren" w:date="2026-02-11T20:47:00Z" w16du:dateUtc="2026-02-11T18:47:00Z">
              <w:rPr>
                <w:highlight w:val="red"/>
                <w:rtl/>
              </w:rPr>
            </w:rPrChange>
          </w:rPr>
          <w:delText>: חבות כלפי צד שלישי בגין פגיעה גופנית או נזק לרכוש שייגרמו במשך תקופת הביצוע, בגבול אחריות שלא יפחת מ- 1,000,000 $ לארוע ו- 2,000,000 $ לתקופת הביטוח.</w:delText>
        </w:r>
      </w:del>
    </w:p>
    <w:p w14:paraId="0350AE73" w14:textId="656F9553" w:rsidR="004444E9" w:rsidRPr="00C53818" w:rsidDel="0047669B" w:rsidRDefault="004444E9" w:rsidP="00D63F8B">
      <w:pPr>
        <w:numPr>
          <w:ilvl w:val="1"/>
          <w:numId w:val="1"/>
        </w:numPr>
        <w:spacing w:line="240" w:lineRule="atLeast"/>
        <w:ind w:left="1870"/>
        <w:jc w:val="left"/>
        <w:rPr>
          <w:del w:id="70" w:author="Microsoft Office User" w:date="2026-01-26T12:33:00Z" w16du:dateUtc="2026-01-26T10:33:00Z"/>
          <w:rtl/>
          <w:rPrChange w:id="71" w:author="Meir Oren" w:date="2026-02-11T20:47:00Z" w16du:dateUtc="2026-02-11T18:47:00Z">
            <w:rPr>
              <w:del w:id="72" w:author="Microsoft Office User" w:date="2026-01-26T12:33:00Z" w16du:dateUtc="2026-01-26T10:33:00Z"/>
              <w:highlight w:val="red"/>
              <w:rtl/>
            </w:rPr>
          </w:rPrChange>
        </w:rPr>
      </w:pPr>
    </w:p>
    <w:p w14:paraId="49411BA9" w14:textId="3B9E6D20" w:rsidR="004444E9" w:rsidRPr="00C53818" w:rsidDel="0047669B" w:rsidRDefault="004444E9" w:rsidP="00D63F8B">
      <w:pPr>
        <w:numPr>
          <w:ilvl w:val="1"/>
          <w:numId w:val="1"/>
        </w:numPr>
        <w:spacing w:line="240" w:lineRule="atLeast"/>
        <w:ind w:left="1870"/>
        <w:jc w:val="left"/>
        <w:rPr>
          <w:del w:id="73" w:author="Microsoft Office User" w:date="2026-01-26T12:33:00Z" w16du:dateUtc="2026-01-26T10:33:00Z"/>
          <w:rtl/>
          <w:rPrChange w:id="74" w:author="Meir Oren" w:date="2026-02-11T20:47:00Z" w16du:dateUtc="2026-02-11T18:47:00Z">
            <w:rPr>
              <w:del w:id="75" w:author="Microsoft Office User" w:date="2026-01-26T12:33:00Z" w16du:dateUtc="2026-01-26T10:33:00Z"/>
              <w:highlight w:val="red"/>
              <w:rtl/>
            </w:rPr>
          </w:rPrChange>
        </w:rPr>
        <w:pPrChange w:id="76" w:author="Microsoft Office User" w:date="2026-01-20T13:06:00Z" w16du:dateUtc="2026-01-20T11:06:00Z">
          <w:pPr>
            <w:numPr>
              <w:ilvl w:val="3"/>
              <w:numId w:val="1"/>
            </w:numPr>
            <w:tabs>
              <w:tab w:val="left" w:pos="3480"/>
            </w:tabs>
            <w:spacing w:line="240" w:lineRule="atLeast"/>
            <w:ind w:left="3289" w:hanging="1021"/>
          </w:pPr>
        </w:pPrChange>
      </w:pPr>
      <w:del w:id="77" w:author="Microsoft Office User" w:date="2026-01-26T12:33:00Z" w16du:dateUtc="2026-01-26T10:33:00Z">
        <w:r w:rsidRPr="00D63F8B" w:rsidDel="0047669B">
          <w:rPr>
            <w:rtl/>
            <w:rPrChange w:id="78" w:author="Meir Oren" w:date="2026-02-11T20:47:00Z" w16du:dateUtc="2026-02-11T18:47:00Z">
              <w:rPr>
                <w:b/>
                <w:bCs/>
                <w:highlight w:val="red"/>
                <w:u w:val="single"/>
                <w:rtl/>
              </w:rPr>
            </w:rPrChange>
          </w:rPr>
          <w:delText>פרק (3) - אחריות מעבידים</w:delText>
        </w:r>
        <w:r w:rsidRPr="00C53818" w:rsidDel="0047669B">
          <w:rPr>
            <w:rtl/>
            <w:rPrChange w:id="79" w:author="Meir Oren" w:date="2026-02-11T20:47:00Z" w16du:dateUtc="2026-02-11T18:47:00Z">
              <w:rPr>
                <w:highlight w:val="red"/>
                <w:rtl/>
              </w:rPr>
            </w:rPrChange>
          </w:rPr>
          <w:delText xml:space="preserve">: חבות כלפי עובדים בגין פגיעה גופנית הנגרמת באתר במשך תקופת הביצוע, תוך כדי ו/או עקב ביצוע העבודות, בגבול אחריות שלא יפחת מ- </w:delText>
        </w:r>
        <w:r w:rsidR="00F25EAD" w:rsidRPr="00C53818" w:rsidDel="0047669B">
          <w:rPr>
            <w:rtl/>
            <w:rPrChange w:id="80" w:author="Meir Oren" w:date="2026-02-11T20:47:00Z" w16du:dateUtc="2026-02-11T18:47:00Z">
              <w:rPr>
                <w:highlight w:val="red"/>
                <w:rtl/>
              </w:rPr>
            </w:rPrChange>
          </w:rPr>
          <w:delText>2</w:delText>
        </w:r>
        <w:r w:rsidRPr="00C53818" w:rsidDel="0047669B">
          <w:rPr>
            <w:rtl/>
            <w:rPrChange w:id="81" w:author="Meir Oren" w:date="2026-02-11T20:47:00Z" w16du:dateUtc="2026-02-11T18:47:00Z">
              <w:rPr>
                <w:highlight w:val="red"/>
                <w:rtl/>
              </w:rPr>
            </w:rPrChange>
          </w:rPr>
          <w:delText>,000,000 $ לתובע, למקרה ולתקופת הביטוח.</w:delText>
        </w:r>
      </w:del>
    </w:p>
    <w:p w14:paraId="61CF10D7" w14:textId="47CD49A1" w:rsidR="004444E9" w:rsidDel="0047669B" w:rsidRDefault="004444E9" w:rsidP="00D63F8B">
      <w:pPr>
        <w:numPr>
          <w:ilvl w:val="1"/>
          <w:numId w:val="1"/>
        </w:numPr>
        <w:spacing w:line="240" w:lineRule="atLeast"/>
        <w:ind w:left="1870"/>
        <w:jc w:val="left"/>
        <w:rPr>
          <w:del w:id="82" w:author="Microsoft Office User" w:date="2026-01-26T12:33:00Z" w16du:dateUtc="2026-01-26T10:33:00Z"/>
          <w:rtl/>
        </w:rPr>
      </w:pPr>
    </w:p>
    <w:p w14:paraId="5FC5EEE8" w14:textId="298E79A2" w:rsidR="004444E9" w:rsidDel="0047669B" w:rsidRDefault="004444E9" w:rsidP="00D63F8B">
      <w:pPr>
        <w:numPr>
          <w:ilvl w:val="1"/>
          <w:numId w:val="1"/>
        </w:numPr>
        <w:spacing w:line="240" w:lineRule="atLeast"/>
        <w:ind w:left="1870"/>
        <w:jc w:val="left"/>
        <w:rPr>
          <w:del w:id="83" w:author="Microsoft Office User" w:date="2026-01-26T12:33:00Z" w16du:dateUtc="2026-01-26T10:33:00Z"/>
          <w:rtl/>
        </w:rPr>
      </w:pPr>
    </w:p>
    <w:p w14:paraId="476B1C36" w14:textId="117C1A24" w:rsidR="004444E9" w:rsidRPr="00C53818" w:rsidDel="0047669B" w:rsidRDefault="004444E9" w:rsidP="00D63F8B">
      <w:pPr>
        <w:numPr>
          <w:ilvl w:val="1"/>
          <w:numId w:val="1"/>
        </w:numPr>
        <w:spacing w:line="240" w:lineRule="atLeast"/>
        <w:ind w:left="1870"/>
        <w:jc w:val="left"/>
        <w:rPr>
          <w:del w:id="84" w:author="Microsoft Office User" w:date="2026-01-26T12:33:00Z" w16du:dateUtc="2026-01-26T10:33:00Z"/>
          <w:rtl/>
          <w:rPrChange w:id="85" w:author="Meir Oren" w:date="2026-02-11T20:47:00Z" w16du:dateUtc="2026-02-11T18:47:00Z">
            <w:rPr>
              <w:del w:id="86" w:author="Microsoft Office User" w:date="2026-01-26T12:33:00Z" w16du:dateUtc="2026-01-26T10:33:00Z"/>
              <w:highlight w:val="red"/>
              <w:rtl/>
            </w:rPr>
          </w:rPrChange>
        </w:rPr>
      </w:pPr>
      <w:del w:id="87" w:author="Microsoft Office User" w:date="2026-01-26T12:33:00Z" w16du:dateUtc="2026-01-26T10:33:00Z">
        <w:r w:rsidRPr="00C53818" w:rsidDel="0047669B">
          <w:rPr>
            <w:rtl/>
            <w:rPrChange w:id="88" w:author="Meir Oren" w:date="2026-02-11T20:47:00Z" w16du:dateUtc="2026-02-11T18:47:00Z">
              <w:rPr>
                <w:highlight w:val="red"/>
                <w:rtl/>
              </w:rPr>
            </w:rPrChange>
          </w:rPr>
          <w:delText>כן יערוך הקבלן את הביטוחים הבאים:</w:delText>
        </w:r>
      </w:del>
    </w:p>
    <w:p w14:paraId="73262CF7" w14:textId="610388D4" w:rsidR="004444E9" w:rsidRPr="00C53818" w:rsidDel="0047669B" w:rsidRDefault="004444E9" w:rsidP="00D63F8B">
      <w:pPr>
        <w:numPr>
          <w:ilvl w:val="1"/>
          <w:numId w:val="1"/>
        </w:numPr>
        <w:spacing w:line="240" w:lineRule="atLeast"/>
        <w:ind w:left="1870"/>
        <w:jc w:val="left"/>
        <w:rPr>
          <w:del w:id="89" w:author="Microsoft Office User" w:date="2026-01-26T12:33:00Z" w16du:dateUtc="2026-01-26T10:33:00Z"/>
          <w:rtl/>
          <w:rPrChange w:id="90" w:author="Meir Oren" w:date="2026-02-11T20:47:00Z" w16du:dateUtc="2026-02-11T18:47:00Z">
            <w:rPr>
              <w:del w:id="91" w:author="Microsoft Office User" w:date="2026-01-26T12:33:00Z" w16du:dateUtc="2026-01-26T10:33:00Z"/>
              <w:highlight w:val="red"/>
              <w:rtl/>
            </w:rPr>
          </w:rPrChange>
        </w:rPr>
      </w:pPr>
    </w:p>
    <w:p w14:paraId="1A97E868" w14:textId="5C85A8E1" w:rsidR="004444E9" w:rsidRPr="00D63F8B" w:rsidDel="0047669B" w:rsidRDefault="004444E9" w:rsidP="00D63F8B">
      <w:pPr>
        <w:numPr>
          <w:ilvl w:val="1"/>
          <w:numId w:val="1"/>
        </w:numPr>
        <w:spacing w:line="240" w:lineRule="atLeast"/>
        <w:ind w:left="1870"/>
        <w:jc w:val="left"/>
        <w:rPr>
          <w:del w:id="92" w:author="Microsoft Office User" w:date="2026-01-26T12:33:00Z" w16du:dateUtc="2026-01-26T10:33:00Z"/>
          <w:rtl/>
          <w:rPrChange w:id="93" w:author="Meir Oren" w:date="2026-02-11T20:48:00Z" w16du:dateUtc="2026-02-11T18:48:00Z">
            <w:rPr>
              <w:del w:id="94" w:author="Microsoft Office User" w:date="2026-01-26T12:33:00Z" w16du:dateUtc="2026-01-26T10:33:00Z"/>
              <w:highlight w:val="red"/>
              <w:rtl/>
            </w:rPr>
          </w:rPrChange>
        </w:rPr>
        <w:pPrChange w:id="95" w:author="Microsoft Office User" w:date="2026-01-20T13:06:00Z" w16du:dateUtc="2026-01-20T11:06:00Z">
          <w:pPr>
            <w:numPr>
              <w:ilvl w:val="3"/>
              <w:numId w:val="1"/>
            </w:numPr>
            <w:tabs>
              <w:tab w:val="left" w:pos="3480"/>
            </w:tabs>
            <w:spacing w:line="240" w:lineRule="atLeast"/>
            <w:ind w:left="3289" w:hanging="1021"/>
          </w:pPr>
        </w:pPrChange>
      </w:pPr>
      <w:del w:id="96" w:author="Microsoft Office User" w:date="2026-01-26T12:33:00Z" w16du:dateUtc="2026-01-26T10:33:00Z">
        <w:r w:rsidRPr="00D63F8B" w:rsidDel="0047669B">
          <w:rPr>
            <w:rtl/>
            <w:rPrChange w:id="97" w:author="Meir Oren" w:date="2026-02-11T20:48:00Z" w16du:dateUtc="2026-02-11T18:48:00Z">
              <w:rPr>
                <w:highlight w:val="red"/>
                <w:rtl/>
              </w:rPr>
            </w:rPrChange>
          </w:rPr>
          <w:delText xml:space="preserve">ביטוח חובה כנדרש על פי דין בגין פגיעה גופנית עקב השימוש בכלי רכב, וכן ביטוח אחריות בגין רכוש של צד שלישי עקב </w:delText>
        </w:r>
        <w:r w:rsidRPr="00D63F8B" w:rsidDel="0047669B">
          <w:rPr>
            <w:rtl/>
            <w:rPrChange w:id="98" w:author="Meir Oren" w:date="2026-02-11T20:48:00Z" w16du:dateUtc="2026-02-11T18:48:00Z">
              <w:rPr>
                <w:highlight w:val="red"/>
                <w:rtl/>
              </w:rPr>
            </w:rPrChange>
          </w:rPr>
          <w:tab/>
          <w:delText>השימוש בכלי רכב עד לסך שלא יפחת מ- 60,000 $ בגין נזק אחד.</w:delText>
        </w:r>
      </w:del>
    </w:p>
    <w:p w14:paraId="50BBAE2E" w14:textId="0EACABB7" w:rsidR="004444E9" w:rsidDel="0047669B" w:rsidRDefault="004444E9" w:rsidP="00D63F8B">
      <w:pPr>
        <w:numPr>
          <w:ilvl w:val="1"/>
          <w:numId w:val="1"/>
        </w:numPr>
        <w:spacing w:line="240" w:lineRule="atLeast"/>
        <w:ind w:left="1870"/>
        <w:jc w:val="left"/>
        <w:rPr>
          <w:del w:id="99" w:author="Microsoft Office User" w:date="2026-01-26T12:33:00Z" w16du:dateUtc="2026-01-26T10:33:00Z"/>
          <w:rtl/>
        </w:rPr>
      </w:pPr>
    </w:p>
    <w:p w14:paraId="18BD9350" w14:textId="11443525" w:rsidR="004444E9" w:rsidDel="0047669B" w:rsidRDefault="004444E9" w:rsidP="00D63F8B">
      <w:pPr>
        <w:numPr>
          <w:ilvl w:val="1"/>
          <w:numId w:val="1"/>
        </w:numPr>
        <w:spacing w:line="240" w:lineRule="atLeast"/>
        <w:ind w:left="1870"/>
        <w:jc w:val="left"/>
        <w:rPr>
          <w:del w:id="100" w:author="Microsoft Office User" w:date="2026-01-26T12:33:00Z" w16du:dateUtc="2026-01-26T10:33:00Z"/>
          <w:rtl/>
        </w:rPr>
      </w:pPr>
    </w:p>
    <w:p w14:paraId="3BC93224" w14:textId="1AA7AC90" w:rsidR="004444E9" w:rsidRPr="00D63F8B" w:rsidDel="0047669B" w:rsidRDefault="004444E9" w:rsidP="00D63F8B">
      <w:pPr>
        <w:numPr>
          <w:ilvl w:val="1"/>
          <w:numId w:val="1"/>
        </w:numPr>
        <w:spacing w:line="240" w:lineRule="atLeast"/>
        <w:ind w:left="1870"/>
        <w:jc w:val="left"/>
        <w:rPr>
          <w:del w:id="101" w:author="Microsoft Office User" w:date="2026-01-26T12:33:00Z" w16du:dateUtc="2026-01-26T10:33:00Z"/>
          <w:rtl/>
        </w:rPr>
        <w:pPrChange w:id="102" w:author="Microsoft Office User" w:date="2026-01-20T13:06:00Z" w16du:dateUtc="2026-01-20T11:06:00Z">
          <w:pPr>
            <w:numPr>
              <w:ilvl w:val="2"/>
              <w:numId w:val="1"/>
            </w:numPr>
            <w:tabs>
              <w:tab w:val="left" w:pos="2520"/>
            </w:tabs>
            <w:spacing w:line="240" w:lineRule="atLeast"/>
            <w:ind w:left="2268" w:hanging="907"/>
          </w:pPr>
        </w:pPrChange>
      </w:pPr>
      <w:del w:id="103" w:author="Microsoft Office User" w:date="2026-01-26T12:33:00Z" w16du:dateUtc="2026-01-26T10:33:00Z">
        <w:r w:rsidRPr="00D63F8B" w:rsidDel="0047669B">
          <w:rPr>
            <w:rtl/>
          </w:rPr>
          <w:delText>המוטב לתגמולי הביטוח יהיו המזמין.</w:delText>
        </w:r>
      </w:del>
    </w:p>
    <w:p w14:paraId="30955866" w14:textId="2D93D3D3" w:rsidR="004444E9" w:rsidDel="0047669B" w:rsidRDefault="004444E9" w:rsidP="00D63F8B">
      <w:pPr>
        <w:numPr>
          <w:ilvl w:val="1"/>
          <w:numId w:val="1"/>
        </w:numPr>
        <w:spacing w:line="240" w:lineRule="atLeast"/>
        <w:ind w:left="1870"/>
        <w:jc w:val="left"/>
        <w:rPr>
          <w:del w:id="104" w:author="Microsoft Office User" w:date="2026-01-26T12:33:00Z" w16du:dateUtc="2026-01-26T10:33:00Z"/>
        </w:rPr>
      </w:pPr>
    </w:p>
    <w:p w14:paraId="6C6CFD98" w14:textId="6CB12939" w:rsidR="004444E9" w:rsidDel="0047669B" w:rsidRDefault="004444E9" w:rsidP="00D63F8B">
      <w:pPr>
        <w:numPr>
          <w:ilvl w:val="1"/>
          <w:numId w:val="1"/>
        </w:numPr>
        <w:spacing w:line="240" w:lineRule="atLeast"/>
        <w:ind w:left="1870"/>
        <w:jc w:val="left"/>
        <w:rPr>
          <w:del w:id="105" w:author="Microsoft Office User" w:date="2026-01-26T12:33:00Z" w16du:dateUtc="2026-01-26T10:33:00Z"/>
          <w:rtl/>
        </w:rPr>
        <w:pPrChange w:id="106" w:author="Microsoft Office User" w:date="2026-01-20T13:06:00Z" w16du:dateUtc="2026-01-20T11:06:00Z">
          <w:pPr>
            <w:numPr>
              <w:ilvl w:val="2"/>
              <w:numId w:val="1"/>
            </w:numPr>
            <w:tabs>
              <w:tab w:val="left" w:pos="2520"/>
            </w:tabs>
            <w:spacing w:line="240" w:lineRule="atLeast"/>
            <w:ind w:left="2268" w:hanging="907"/>
          </w:pPr>
        </w:pPrChange>
      </w:pPr>
      <w:del w:id="107" w:author="Microsoft Office User" w:date="2026-01-26T12:33:00Z" w16du:dateUtc="2026-01-26T10:33:00Z">
        <w:r w:rsidDel="0047669B">
          <w:rPr>
            <w:rtl/>
          </w:rPr>
          <w:delText>מבלי לגרוע מכלליות האמור בסעיף 8.5.1.4 לעיל, הביטוח יהיה בתוקף למשך כל  תקופת ביצוע העבודות באתר  ועד לתום העבודות.</w:delText>
        </w:r>
      </w:del>
    </w:p>
    <w:p w14:paraId="2C49A76E" w14:textId="63876827" w:rsidR="004444E9" w:rsidDel="0047669B" w:rsidRDefault="004444E9" w:rsidP="00D63F8B">
      <w:pPr>
        <w:numPr>
          <w:ilvl w:val="1"/>
          <w:numId w:val="1"/>
        </w:numPr>
        <w:spacing w:line="240" w:lineRule="atLeast"/>
        <w:ind w:left="1870"/>
        <w:jc w:val="left"/>
        <w:rPr>
          <w:del w:id="108" w:author="Microsoft Office User" w:date="2026-01-26T12:33:00Z" w16du:dateUtc="2026-01-26T10:33:00Z"/>
          <w:rtl/>
        </w:rPr>
      </w:pPr>
    </w:p>
    <w:p w14:paraId="39E026CB" w14:textId="5CB38CBD" w:rsidR="004444E9" w:rsidDel="0047669B" w:rsidRDefault="004444E9" w:rsidP="00D63F8B">
      <w:pPr>
        <w:numPr>
          <w:ilvl w:val="1"/>
          <w:numId w:val="1"/>
        </w:numPr>
        <w:spacing w:line="240" w:lineRule="atLeast"/>
        <w:ind w:left="1870"/>
        <w:jc w:val="left"/>
        <w:rPr>
          <w:del w:id="109" w:author="Microsoft Office User" w:date="2026-01-26T12:33:00Z" w16du:dateUtc="2026-01-26T10:33:00Z"/>
          <w:rtl/>
        </w:rPr>
      </w:pPr>
    </w:p>
    <w:p w14:paraId="673D1395" w14:textId="53857D37" w:rsidR="004444E9" w:rsidRPr="00F36D5F" w:rsidDel="0047669B" w:rsidRDefault="004444E9" w:rsidP="00D63F8B">
      <w:pPr>
        <w:numPr>
          <w:ilvl w:val="1"/>
          <w:numId w:val="1"/>
        </w:numPr>
        <w:spacing w:line="240" w:lineRule="atLeast"/>
        <w:ind w:left="1870"/>
        <w:jc w:val="left"/>
        <w:rPr>
          <w:del w:id="110" w:author="Microsoft Office User" w:date="2026-01-26T12:33:00Z" w16du:dateUtc="2026-01-26T10:33:00Z"/>
          <w:rtl/>
          <w:rPrChange w:id="111" w:author="Meir Oren" w:date="2026-02-11T20:48:00Z" w16du:dateUtc="2026-02-11T18:48:00Z">
            <w:rPr>
              <w:del w:id="112" w:author="Microsoft Office User" w:date="2026-01-26T12:33:00Z" w16du:dateUtc="2026-01-26T10:33:00Z"/>
              <w:highlight w:val="red"/>
              <w:rtl/>
            </w:rPr>
          </w:rPrChange>
        </w:rPr>
        <w:pPrChange w:id="113" w:author="Microsoft Office User" w:date="2026-01-20T13:06:00Z" w16du:dateUtc="2026-01-20T11:06:00Z">
          <w:pPr>
            <w:numPr>
              <w:ilvl w:val="2"/>
              <w:numId w:val="1"/>
            </w:numPr>
            <w:tabs>
              <w:tab w:val="left" w:pos="2520"/>
            </w:tabs>
            <w:spacing w:line="240" w:lineRule="atLeast"/>
            <w:ind w:left="2268" w:hanging="907"/>
          </w:pPr>
        </w:pPrChange>
      </w:pPr>
      <w:del w:id="114" w:author="Microsoft Office User" w:date="2026-01-26T12:33:00Z" w16du:dateUtc="2026-01-26T10:33:00Z">
        <w:r w:rsidRPr="00F36D5F" w:rsidDel="0047669B">
          <w:rPr>
            <w:rtl/>
            <w:rPrChange w:id="115" w:author="Meir Oren" w:date="2026-02-11T20:48:00Z" w16du:dateUtc="2026-02-11T18:48:00Z">
              <w:rPr>
                <w:highlight w:val="red"/>
                <w:rtl/>
              </w:rPr>
            </w:rPrChange>
          </w:rPr>
          <w:delText>שם המבוטח בביטוחי ה</w:delText>
        </w:r>
        <w:r w:rsidR="00F444FD" w:rsidRPr="00F36D5F" w:rsidDel="0047669B">
          <w:rPr>
            <w:rFonts w:hint="eastAsia"/>
            <w:rtl/>
            <w:rPrChange w:id="116" w:author="Meir Oren" w:date="2026-02-11T20:48:00Z" w16du:dateUtc="2026-02-11T18:48:00Z">
              <w:rPr>
                <w:rFonts w:hint="eastAsia"/>
                <w:highlight w:val="red"/>
                <w:rtl/>
              </w:rPr>
            </w:rPrChange>
          </w:rPr>
          <w:delText>מזמין</w:delText>
        </w:r>
        <w:r w:rsidR="00F444FD" w:rsidRPr="00F36D5F" w:rsidDel="0047669B">
          <w:rPr>
            <w:rtl/>
            <w:rPrChange w:id="117" w:author="Meir Oren" w:date="2026-02-11T20:48:00Z" w16du:dateUtc="2026-02-11T18:48:00Z">
              <w:rPr>
                <w:highlight w:val="red"/>
                <w:rtl/>
              </w:rPr>
            </w:rPrChange>
          </w:rPr>
          <w:delText xml:space="preserve"> </w:delText>
        </w:r>
        <w:r w:rsidRPr="00F36D5F" w:rsidDel="0047669B">
          <w:rPr>
            <w:rtl/>
            <w:rPrChange w:id="118" w:author="Meir Oren" w:date="2026-02-11T20:48:00Z" w16du:dateUtc="2026-02-11T18:48:00Z">
              <w:rPr>
                <w:highlight w:val="red"/>
                <w:rtl/>
              </w:rPr>
            </w:rPrChange>
          </w:rPr>
          <w:delText xml:space="preserve"> המפורטים בסעיפים </w:delText>
        </w:r>
        <w:r w:rsidR="000463B0" w:rsidRPr="00F36D5F" w:rsidDel="0047669B">
          <w:rPr>
            <w:rtl/>
            <w:rPrChange w:id="119" w:author="Meir Oren" w:date="2026-02-11T20:48:00Z" w16du:dateUtc="2026-02-11T18:48:00Z">
              <w:rPr>
                <w:highlight w:val="red"/>
                <w:rtl/>
              </w:rPr>
            </w:rPrChange>
          </w:rPr>
          <w:delText>7</w:delText>
        </w:r>
        <w:r w:rsidRPr="00F36D5F" w:rsidDel="0047669B">
          <w:rPr>
            <w:rtl/>
            <w:rPrChange w:id="120" w:author="Meir Oren" w:date="2026-02-11T20:48:00Z" w16du:dateUtc="2026-02-11T18:48:00Z">
              <w:rPr>
                <w:highlight w:val="red"/>
                <w:rtl/>
              </w:rPr>
            </w:rPrChange>
          </w:rPr>
          <w:delText xml:space="preserve">.5.1.1, </w:delText>
        </w:r>
        <w:r w:rsidR="000463B0" w:rsidRPr="00F36D5F" w:rsidDel="0047669B">
          <w:rPr>
            <w:rtl/>
            <w:rPrChange w:id="121" w:author="Meir Oren" w:date="2026-02-11T20:48:00Z" w16du:dateUtc="2026-02-11T18:48:00Z">
              <w:rPr>
                <w:highlight w:val="red"/>
                <w:rtl/>
              </w:rPr>
            </w:rPrChange>
          </w:rPr>
          <w:delText>7</w:delText>
        </w:r>
        <w:r w:rsidRPr="00F36D5F" w:rsidDel="0047669B">
          <w:rPr>
            <w:rtl/>
            <w:rPrChange w:id="122" w:author="Meir Oren" w:date="2026-02-11T20:48:00Z" w16du:dateUtc="2026-02-11T18:48:00Z">
              <w:rPr>
                <w:highlight w:val="red"/>
                <w:rtl/>
              </w:rPr>
            </w:rPrChange>
          </w:rPr>
          <w:delText xml:space="preserve">.5.1.2, </w:delText>
        </w:r>
        <w:r w:rsidR="000463B0" w:rsidRPr="00F36D5F" w:rsidDel="0047669B">
          <w:rPr>
            <w:rtl/>
            <w:rPrChange w:id="123" w:author="Meir Oren" w:date="2026-02-11T20:48:00Z" w16du:dateUtc="2026-02-11T18:48:00Z">
              <w:rPr>
                <w:highlight w:val="red"/>
                <w:rtl/>
              </w:rPr>
            </w:rPrChange>
          </w:rPr>
          <w:delText>7</w:delText>
        </w:r>
        <w:r w:rsidRPr="00F36D5F" w:rsidDel="0047669B">
          <w:rPr>
            <w:rtl/>
            <w:rPrChange w:id="124" w:author="Meir Oren" w:date="2026-02-11T20:48:00Z" w16du:dateUtc="2026-02-11T18:48:00Z">
              <w:rPr>
                <w:highlight w:val="red"/>
                <w:rtl/>
              </w:rPr>
            </w:rPrChange>
          </w:rPr>
          <w:delText xml:space="preserve">.5.1.3, </w:delText>
        </w:r>
        <w:r w:rsidR="000463B0" w:rsidRPr="00F36D5F" w:rsidDel="0047669B">
          <w:rPr>
            <w:rtl/>
            <w:rPrChange w:id="125" w:author="Meir Oren" w:date="2026-02-11T20:48:00Z" w16du:dateUtc="2026-02-11T18:48:00Z">
              <w:rPr>
                <w:highlight w:val="red"/>
                <w:rtl/>
              </w:rPr>
            </w:rPrChange>
          </w:rPr>
          <w:delText>7</w:delText>
        </w:r>
        <w:r w:rsidRPr="00F36D5F" w:rsidDel="0047669B">
          <w:rPr>
            <w:rtl/>
            <w:rPrChange w:id="126" w:author="Meir Oren" w:date="2026-02-11T20:48:00Z" w16du:dateUtc="2026-02-11T18:48:00Z">
              <w:rPr>
                <w:highlight w:val="red"/>
                <w:rtl/>
              </w:rPr>
            </w:rPrChange>
          </w:rPr>
          <w:delText xml:space="preserve">.5.1.5 ו- </w:delText>
        </w:r>
        <w:r w:rsidR="000463B0" w:rsidRPr="00F36D5F" w:rsidDel="0047669B">
          <w:rPr>
            <w:rtl/>
            <w:rPrChange w:id="127" w:author="Meir Oren" w:date="2026-02-11T20:48:00Z" w16du:dateUtc="2026-02-11T18:48:00Z">
              <w:rPr>
                <w:highlight w:val="red"/>
                <w:rtl/>
              </w:rPr>
            </w:rPrChange>
          </w:rPr>
          <w:delText>7</w:delText>
        </w:r>
        <w:r w:rsidRPr="00F36D5F" w:rsidDel="0047669B">
          <w:rPr>
            <w:rtl/>
            <w:rPrChange w:id="128" w:author="Meir Oren" w:date="2026-02-11T20:48:00Z" w16du:dateUtc="2026-02-11T18:48:00Z">
              <w:rPr>
                <w:highlight w:val="red"/>
                <w:rtl/>
              </w:rPr>
            </w:rPrChange>
          </w:rPr>
          <w:delText xml:space="preserve">.5.1.6 יורחב לכלול </w:delText>
        </w:r>
        <w:r w:rsidR="00F444FD" w:rsidRPr="00F36D5F" w:rsidDel="0047669B">
          <w:rPr>
            <w:rtl/>
            <w:rPrChange w:id="129" w:author="Meir Oren" w:date="2026-02-11T20:48:00Z" w16du:dateUtc="2026-02-11T18:48:00Z">
              <w:rPr>
                <w:highlight w:val="red"/>
                <w:rtl/>
              </w:rPr>
            </w:rPrChange>
          </w:rPr>
          <w:delText xml:space="preserve"> רק</w:delText>
        </w:r>
        <w:r w:rsidRPr="00F36D5F" w:rsidDel="0047669B">
          <w:rPr>
            <w:rtl/>
            <w:rPrChange w:id="130" w:author="Meir Oren" w:date="2026-02-11T20:48:00Z" w16du:dateUtc="2026-02-11T18:48:00Z">
              <w:rPr>
                <w:highlight w:val="red"/>
                <w:rtl/>
              </w:rPr>
            </w:rPrChange>
          </w:rPr>
          <w:delText xml:space="preserve"> את המזמין ביטוחי ה</w:delText>
        </w:r>
        <w:r w:rsidR="00F444FD" w:rsidRPr="00F36D5F" w:rsidDel="0047669B">
          <w:rPr>
            <w:rFonts w:hint="eastAsia"/>
            <w:rtl/>
            <w:rPrChange w:id="131" w:author="Meir Oren" w:date="2026-02-11T20:48:00Z" w16du:dateUtc="2026-02-11T18:48:00Z">
              <w:rPr>
                <w:rFonts w:hint="eastAsia"/>
                <w:highlight w:val="red"/>
                <w:rtl/>
              </w:rPr>
            </w:rPrChange>
          </w:rPr>
          <w:delText>מזמין</w:delText>
        </w:r>
        <w:r w:rsidR="00F444FD" w:rsidRPr="00F36D5F" w:rsidDel="0047669B">
          <w:rPr>
            <w:rtl/>
            <w:rPrChange w:id="132" w:author="Meir Oren" w:date="2026-02-11T20:48:00Z" w16du:dateUtc="2026-02-11T18:48:00Z">
              <w:rPr>
                <w:highlight w:val="red"/>
                <w:rtl/>
              </w:rPr>
            </w:rPrChange>
          </w:rPr>
          <w:delText xml:space="preserve"> </w:delText>
        </w:r>
        <w:r w:rsidRPr="00F36D5F" w:rsidDel="0047669B">
          <w:rPr>
            <w:rtl/>
            <w:rPrChange w:id="133" w:author="Meir Oren" w:date="2026-02-11T20:48:00Z" w16du:dateUtc="2026-02-11T18:48:00Z">
              <w:rPr>
                <w:highlight w:val="red"/>
                <w:rtl/>
              </w:rPr>
            </w:rPrChange>
          </w:rPr>
          <w:delText xml:space="preserve"> יכללו סעיף מפורש בדבר ויתור על זכותו לתחלוף (</w:delText>
        </w:r>
        <w:r w:rsidRPr="00F36D5F" w:rsidDel="0047669B">
          <w:rPr>
            <w:rPrChange w:id="134" w:author="Meir Oren" w:date="2026-02-11T20:48:00Z" w16du:dateUtc="2026-02-11T18:48:00Z">
              <w:rPr>
                <w:highlight w:val="red"/>
              </w:rPr>
            </w:rPrChange>
          </w:rPr>
          <w:delText>Subrogation</w:delText>
        </w:r>
        <w:r w:rsidRPr="00F36D5F" w:rsidDel="0047669B">
          <w:rPr>
            <w:rtl/>
            <w:rPrChange w:id="135" w:author="Meir Oren" w:date="2026-02-11T20:48:00Z" w16du:dateUtc="2026-02-11T18:48:00Z">
              <w:rPr>
                <w:highlight w:val="red"/>
                <w:rtl/>
              </w:rPr>
            </w:rPrChange>
          </w:rPr>
          <w:delText xml:space="preserve">) נגד </w:delText>
        </w:r>
        <w:r w:rsidR="001D7791" w:rsidRPr="00F36D5F" w:rsidDel="0047669B">
          <w:rPr>
            <w:rFonts w:hint="eastAsia"/>
            <w:rtl/>
            <w:rPrChange w:id="136" w:author="Meir Oren" w:date="2026-02-11T20:48:00Z" w16du:dateUtc="2026-02-11T18:48:00Z">
              <w:rPr>
                <w:rFonts w:hint="eastAsia"/>
                <w:highlight w:val="red"/>
                <w:rtl/>
              </w:rPr>
            </w:rPrChange>
          </w:rPr>
          <w:delText>המזמין</w:delText>
        </w:r>
        <w:r w:rsidR="001D7791" w:rsidRPr="00F36D5F" w:rsidDel="0047669B">
          <w:rPr>
            <w:rtl/>
            <w:rPrChange w:id="137" w:author="Meir Oren" w:date="2026-02-11T20:48:00Z" w16du:dateUtc="2026-02-11T18:48:00Z">
              <w:rPr>
                <w:highlight w:val="red"/>
                <w:rtl/>
              </w:rPr>
            </w:rPrChange>
          </w:rPr>
          <w:delText xml:space="preserve"> או מי מ</w:delText>
        </w:r>
        <w:r w:rsidR="008F2C3C" w:rsidRPr="00F36D5F" w:rsidDel="0047669B">
          <w:rPr>
            <w:rFonts w:hint="eastAsia"/>
            <w:rtl/>
            <w:rPrChange w:id="138" w:author="Meir Oren" w:date="2026-02-11T20:48:00Z" w16du:dateUtc="2026-02-11T18:48:00Z">
              <w:rPr>
                <w:rFonts w:hint="eastAsia"/>
                <w:highlight w:val="red"/>
                <w:rtl/>
              </w:rPr>
            </w:rPrChange>
          </w:rPr>
          <w:delText>טעמו</w:delText>
        </w:r>
        <w:r w:rsidR="009C7EA6" w:rsidRPr="00F36D5F" w:rsidDel="0047669B">
          <w:rPr>
            <w:rtl/>
            <w:rPrChange w:id="139" w:author="Meir Oren" w:date="2026-02-11T20:48:00Z" w16du:dateUtc="2026-02-11T18:48:00Z">
              <w:rPr>
                <w:highlight w:val="red"/>
                <w:rtl/>
              </w:rPr>
            </w:rPrChange>
          </w:rPr>
          <w:delText>,</w:delText>
        </w:r>
      </w:del>
    </w:p>
    <w:p w14:paraId="2D25332A" w14:textId="43218218" w:rsidR="004444E9" w:rsidDel="0047669B" w:rsidRDefault="004444E9" w:rsidP="00D63F8B">
      <w:pPr>
        <w:numPr>
          <w:ilvl w:val="1"/>
          <w:numId w:val="1"/>
        </w:numPr>
        <w:spacing w:line="240" w:lineRule="atLeast"/>
        <w:ind w:left="1870"/>
        <w:jc w:val="left"/>
        <w:rPr>
          <w:del w:id="140" w:author="Microsoft Office User" w:date="2026-01-26T12:33:00Z" w16du:dateUtc="2026-01-26T10:33:00Z"/>
          <w:rtl/>
        </w:rPr>
      </w:pPr>
    </w:p>
    <w:p w14:paraId="0728ABA7" w14:textId="67C16012" w:rsidR="004444E9" w:rsidDel="0047669B" w:rsidRDefault="004444E9" w:rsidP="00D63F8B">
      <w:pPr>
        <w:numPr>
          <w:ilvl w:val="1"/>
          <w:numId w:val="1"/>
        </w:numPr>
        <w:spacing w:line="240" w:lineRule="atLeast"/>
        <w:ind w:left="1870"/>
        <w:jc w:val="left"/>
        <w:rPr>
          <w:del w:id="141" w:author="Microsoft Office User" w:date="2026-01-26T12:33:00Z" w16du:dateUtc="2026-01-26T10:33:00Z"/>
          <w:rtl/>
        </w:rPr>
        <w:pPrChange w:id="142" w:author="Microsoft Office User" w:date="2026-01-20T13:06:00Z" w16du:dateUtc="2026-01-20T11:06:00Z">
          <w:pPr>
            <w:numPr>
              <w:ilvl w:val="2"/>
              <w:numId w:val="1"/>
            </w:numPr>
            <w:tabs>
              <w:tab w:val="left" w:pos="2520"/>
            </w:tabs>
            <w:spacing w:line="240" w:lineRule="atLeast"/>
            <w:ind w:left="2268" w:hanging="907"/>
          </w:pPr>
        </w:pPrChange>
      </w:pPr>
      <w:del w:id="143" w:author="Microsoft Office User" w:date="2026-01-26T12:33:00Z" w16du:dateUtc="2026-01-26T10:33:00Z">
        <w:r w:rsidDel="0047669B">
          <w:rPr>
            <w:rtl/>
          </w:rPr>
          <w:delText>ה</w:delText>
        </w:r>
        <w:r w:rsidR="004C5D3A" w:rsidDel="0047669B">
          <w:rPr>
            <w:rFonts w:hint="cs"/>
            <w:rtl/>
          </w:rPr>
          <w:delText>קבלן</w:delText>
        </w:r>
        <w:r w:rsidR="00F444FD" w:rsidDel="0047669B">
          <w:rPr>
            <w:rFonts w:hint="cs"/>
            <w:rtl/>
          </w:rPr>
          <w:delText xml:space="preserve"> </w:delText>
        </w:r>
        <w:r w:rsidDel="0047669B">
          <w:rPr>
            <w:rtl/>
          </w:rPr>
          <w:delText xml:space="preserve"> מתחייב להמציא לידי ה</w:delText>
        </w:r>
        <w:r w:rsidR="004C5D3A" w:rsidDel="0047669B">
          <w:rPr>
            <w:rFonts w:hint="cs"/>
            <w:rtl/>
          </w:rPr>
          <w:delText>מזמי</w:delText>
        </w:r>
        <w:r w:rsidR="00F444FD" w:rsidDel="0047669B">
          <w:rPr>
            <w:rFonts w:hint="cs"/>
            <w:rtl/>
          </w:rPr>
          <w:delText>ן</w:delText>
        </w:r>
        <w:r w:rsidDel="0047669B">
          <w:rPr>
            <w:rtl/>
          </w:rPr>
          <w:delText>, מיד עם דרישתו, העתקים חתומים של ביטוחי ה</w:delText>
        </w:r>
        <w:r w:rsidR="00F444FD" w:rsidDel="0047669B">
          <w:rPr>
            <w:rFonts w:hint="cs"/>
            <w:rtl/>
          </w:rPr>
          <w:delText xml:space="preserve">מזמין </w:delText>
        </w:r>
        <w:r w:rsidDel="0047669B">
          <w:rPr>
            <w:rtl/>
          </w:rPr>
          <w:delText>.</w:delText>
        </w:r>
      </w:del>
    </w:p>
    <w:p w14:paraId="3E4DCD88" w14:textId="008F8E1A" w:rsidR="004444E9" w:rsidDel="0047669B" w:rsidRDefault="004444E9" w:rsidP="00D63F8B">
      <w:pPr>
        <w:numPr>
          <w:ilvl w:val="1"/>
          <w:numId w:val="1"/>
        </w:numPr>
        <w:spacing w:line="240" w:lineRule="atLeast"/>
        <w:ind w:left="1870"/>
        <w:jc w:val="left"/>
        <w:rPr>
          <w:del w:id="144" w:author="Microsoft Office User" w:date="2026-01-26T12:33:00Z" w16du:dateUtc="2026-01-26T10:33:00Z"/>
          <w:rtl/>
        </w:rPr>
      </w:pPr>
    </w:p>
    <w:p w14:paraId="7BFE12B5" w14:textId="1E4B1CB7" w:rsidR="004444E9" w:rsidDel="0047669B" w:rsidRDefault="004444E9" w:rsidP="00D63F8B">
      <w:pPr>
        <w:numPr>
          <w:ilvl w:val="1"/>
          <w:numId w:val="1"/>
        </w:numPr>
        <w:spacing w:line="240" w:lineRule="atLeast"/>
        <w:ind w:left="1870"/>
        <w:jc w:val="left"/>
        <w:rPr>
          <w:del w:id="145" w:author="Microsoft Office User" w:date="2026-01-26T12:33:00Z" w16du:dateUtc="2026-01-26T10:33:00Z"/>
        </w:rPr>
      </w:pPr>
    </w:p>
    <w:p w14:paraId="5D20A5C2" w14:textId="11BE283F" w:rsidR="004444E9" w:rsidRPr="00D63F8B" w:rsidDel="0047669B" w:rsidRDefault="004444E9" w:rsidP="00D63F8B">
      <w:pPr>
        <w:numPr>
          <w:ilvl w:val="1"/>
          <w:numId w:val="1"/>
        </w:numPr>
        <w:spacing w:line="240" w:lineRule="atLeast"/>
        <w:ind w:left="1870"/>
        <w:jc w:val="left"/>
        <w:rPr>
          <w:del w:id="146" w:author="Microsoft Office User" w:date="2026-01-26T12:33:00Z" w16du:dateUtc="2026-01-26T10:33:00Z"/>
          <w:rtl/>
        </w:rPr>
        <w:pPrChange w:id="147" w:author="Microsoft Office User" w:date="2026-01-20T13:06:00Z" w16du:dateUtc="2026-01-20T11:06:00Z">
          <w:pPr>
            <w:numPr>
              <w:ilvl w:val="2"/>
              <w:numId w:val="1"/>
            </w:numPr>
            <w:tabs>
              <w:tab w:val="left" w:pos="2520"/>
            </w:tabs>
            <w:spacing w:line="240" w:lineRule="atLeast"/>
            <w:ind w:left="2268" w:hanging="907"/>
          </w:pPr>
        </w:pPrChange>
      </w:pPr>
      <w:del w:id="148" w:author="Microsoft Office User" w:date="2026-01-26T12:33:00Z" w16du:dateUtc="2026-01-26T10:33:00Z">
        <w:r w:rsidRPr="00D63F8B" w:rsidDel="0047669B">
          <w:rPr>
            <w:rtl/>
          </w:rPr>
          <w:delText>הוראות סעיפים אלה אינן באות לגרוע מחיובי הקבלן לפי חוזה זה.</w:delText>
        </w:r>
      </w:del>
    </w:p>
    <w:p w14:paraId="4883F4FE" w14:textId="77777777" w:rsidR="004444E9" w:rsidRDefault="004444E9" w:rsidP="00D63F8B">
      <w:pPr>
        <w:numPr>
          <w:ilvl w:val="1"/>
          <w:numId w:val="1"/>
        </w:numPr>
        <w:spacing w:line="240" w:lineRule="atLeast"/>
        <w:ind w:left="1870"/>
        <w:jc w:val="left"/>
        <w:rPr>
          <w:rtl/>
        </w:rPr>
      </w:pPr>
    </w:p>
    <w:p w14:paraId="7B16C842" w14:textId="77777777" w:rsidR="004444E9" w:rsidRDefault="004444E9" w:rsidP="00D63F8B">
      <w:pPr>
        <w:numPr>
          <w:ilvl w:val="1"/>
          <w:numId w:val="1"/>
        </w:numPr>
        <w:spacing w:line="240" w:lineRule="atLeast"/>
        <w:ind w:left="1870"/>
        <w:jc w:val="left"/>
        <w:rPr>
          <w:rtl/>
        </w:rPr>
      </w:pPr>
    </w:p>
    <w:p w14:paraId="340D83DD" w14:textId="06EF3B5B" w:rsidR="004444E9" w:rsidDel="0047669B" w:rsidRDefault="004444E9" w:rsidP="00D63F8B">
      <w:pPr>
        <w:numPr>
          <w:ilvl w:val="1"/>
          <w:numId w:val="1"/>
        </w:numPr>
        <w:spacing w:line="240" w:lineRule="atLeast"/>
        <w:ind w:left="1870"/>
        <w:jc w:val="left"/>
        <w:rPr>
          <w:del w:id="149" w:author="Microsoft Office User" w:date="2026-01-26T12:26:00Z" w16du:dateUtc="2026-01-26T10:26:00Z"/>
        </w:rPr>
        <w:pPrChange w:id="150" w:author="Microsoft Office User" w:date="2026-01-20T13:06:00Z" w16du:dateUtc="2026-01-20T11:06:00Z">
          <w:pPr>
            <w:numPr>
              <w:ilvl w:val="2"/>
              <w:numId w:val="1"/>
            </w:numPr>
            <w:tabs>
              <w:tab w:val="left" w:pos="2520"/>
            </w:tabs>
            <w:spacing w:line="240" w:lineRule="atLeast"/>
            <w:ind w:left="2268" w:hanging="907"/>
          </w:pPr>
        </w:pPrChange>
      </w:pPr>
      <w:del w:id="151" w:author="Microsoft Office User" w:date="2026-01-26T12:26:00Z" w16du:dateUtc="2026-01-26T10:26:00Z">
        <w:r w:rsidDel="0047669B">
          <w:rPr>
            <w:rtl/>
          </w:rPr>
          <w:delText>הקבלן יבטח בכל תקופת תוקפו של חוזה זה, את כל עובדיו בביטוח הלאומי</w:delText>
        </w:r>
        <w:r w:rsidR="00A32C1A" w:rsidDel="0047669B">
          <w:rPr>
            <w:rFonts w:hint="cs"/>
            <w:rtl/>
          </w:rPr>
          <w:delText>.</w:delText>
        </w:r>
      </w:del>
    </w:p>
    <w:p w14:paraId="60BFA920" w14:textId="5C02AACB" w:rsidR="004444E9" w:rsidRDefault="004444E9" w:rsidP="00501228">
      <w:pPr>
        <w:numPr>
          <w:ilvl w:val="0"/>
          <w:numId w:val="1"/>
        </w:numPr>
        <w:spacing w:line="240" w:lineRule="atLeast"/>
        <w:ind w:left="624"/>
        <w:jc w:val="left"/>
        <w:rPr>
          <w:rtl/>
        </w:rPr>
        <w:pPrChange w:id="152" w:author="Microsoft Office User" w:date="2026-01-20T13:06:00Z" w16du:dateUtc="2026-01-20T11:06:00Z">
          <w:pPr>
            <w:numPr>
              <w:numId w:val="1"/>
            </w:numPr>
            <w:tabs>
              <w:tab w:val="left" w:pos="2520"/>
            </w:tabs>
            <w:spacing w:line="240" w:lineRule="atLeast"/>
            <w:ind w:left="624" w:hanging="624"/>
          </w:pPr>
        </w:pPrChange>
      </w:pPr>
      <w:r w:rsidRPr="00D63F8B">
        <w:rPr>
          <w:b/>
          <w:bCs/>
          <w:u w:val="single"/>
          <w:rtl/>
        </w:rPr>
        <w:t>שמירה על הוראות החוק ובטיחות</w:t>
      </w:r>
    </w:p>
    <w:p w14:paraId="33C821FE" w14:textId="77777777" w:rsidR="004444E9" w:rsidRDefault="004444E9" w:rsidP="004444E9">
      <w:pPr>
        <w:numPr>
          <w:ilvl w:val="12"/>
          <w:numId w:val="0"/>
        </w:numPr>
        <w:spacing w:line="240" w:lineRule="atLeast"/>
        <w:ind w:left="624" w:hanging="624"/>
        <w:rPr>
          <w:rtl/>
        </w:rPr>
      </w:pPr>
    </w:p>
    <w:p w14:paraId="1FCCE04C" w14:textId="20895F09" w:rsidR="004444E9" w:rsidRDefault="004444E9" w:rsidP="00D63F8B">
      <w:pPr>
        <w:numPr>
          <w:ilvl w:val="1"/>
          <w:numId w:val="1"/>
        </w:numPr>
        <w:spacing w:line="240" w:lineRule="atLeast"/>
        <w:ind w:left="1240" w:hanging="706"/>
      </w:pPr>
      <w:r>
        <w:rPr>
          <w:rtl/>
        </w:rPr>
        <w:t xml:space="preserve">הקבלן מתחייב לשמור ולמלא בקפדנות אחר הוראות כל דין החל על ביצוע העבודות. </w:t>
      </w:r>
      <w:r w:rsidRPr="00E82295">
        <w:rPr>
          <w:rtl/>
        </w:rPr>
        <w:t>הקבלן מקבל בזאת אחריות מלאה כלפי המזמין וכלפי כל הבאים מכוחו לשחררם  ו/או  לשפותם  בקשר לכל  תביעה שתוגש נגדם בשל הפרת הוראה כנ"ל שנעשתה על-ידי הקבלן ו/או על-ידי אחד מעובדיו ו/או מקבלני משנה מטעמו.</w:t>
      </w:r>
    </w:p>
    <w:p w14:paraId="60F1C797" w14:textId="450B0E1C" w:rsidR="004444E9" w:rsidRDefault="004444E9" w:rsidP="00D63F8B">
      <w:pPr>
        <w:numPr>
          <w:ilvl w:val="1"/>
          <w:numId w:val="1"/>
        </w:numPr>
        <w:spacing w:line="240" w:lineRule="atLeast"/>
        <w:ind w:left="1240" w:hanging="706"/>
      </w:pPr>
      <w:r>
        <w:rPr>
          <w:rtl/>
        </w:rPr>
        <w:t>הקבלן מצהיר בזאת שהוא מכיר את חוק ארגון הפקוח על העבודה,  תשי"ד - 1954 ואת  פקודת הבטיחות בעבודה (נוסח חדש,) תש"ל - 1970, והתקנות  שעל-פיהם,  וכי הוא  מקבל על עצמו את כל האחריות לשמירת ההוראות והתקנות הנ"ל.</w:t>
      </w:r>
    </w:p>
    <w:p w14:paraId="5C221268" w14:textId="77777777" w:rsidR="00D63F8B" w:rsidRDefault="00D63F8B" w:rsidP="00D63F8B">
      <w:pPr>
        <w:spacing w:line="240" w:lineRule="atLeast"/>
        <w:ind w:left="1240"/>
      </w:pPr>
    </w:p>
    <w:p w14:paraId="2B1ECF5C" w14:textId="77777777" w:rsidR="002F2E49" w:rsidRPr="002F2E49" w:rsidRDefault="004444E9" w:rsidP="003B3158">
      <w:pPr>
        <w:numPr>
          <w:ilvl w:val="0"/>
          <w:numId w:val="1"/>
        </w:numPr>
        <w:spacing w:line="240" w:lineRule="atLeast"/>
        <w:ind w:left="624"/>
        <w:jc w:val="left"/>
      </w:pPr>
      <w:r w:rsidRPr="002F2E49">
        <w:rPr>
          <w:b/>
          <w:bCs/>
          <w:u w:val="single"/>
          <w:rtl/>
        </w:rPr>
        <w:t>אחזקת מקום העבודה</w:t>
      </w:r>
    </w:p>
    <w:p w14:paraId="77C8F91B" w14:textId="7F5FAA7F" w:rsidR="004444E9" w:rsidRDefault="004444E9" w:rsidP="002F2E49">
      <w:pPr>
        <w:spacing w:line="240" w:lineRule="atLeast"/>
        <w:ind w:left="624"/>
        <w:jc w:val="left"/>
        <w:rPr>
          <w:rtl/>
        </w:rPr>
      </w:pPr>
      <w:r>
        <w:rPr>
          <w:rtl/>
        </w:rPr>
        <w:t>הקבלן אחראי שכל נזק או קלקול שייגרם ל</w:t>
      </w:r>
      <w:r w:rsidR="0049105C">
        <w:rPr>
          <w:rFonts w:hint="cs"/>
          <w:rtl/>
        </w:rPr>
        <w:t xml:space="preserve">דירות שכנות או חלקים אחרים של </w:t>
      </w:r>
      <w:proofErr w:type="spellStart"/>
      <w:r w:rsidR="0049105C">
        <w:rPr>
          <w:rFonts w:hint="cs"/>
          <w:rtl/>
        </w:rPr>
        <w:t>הבנייין</w:t>
      </w:r>
      <w:proofErr w:type="spellEnd"/>
      <w:r w:rsidR="0049105C">
        <w:rPr>
          <w:rFonts w:hint="cs"/>
          <w:rtl/>
        </w:rPr>
        <w:t xml:space="preserve"> וסביבתו</w:t>
      </w:r>
      <w:r>
        <w:rPr>
          <w:rtl/>
        </w:rPr>
        <w:t xml:space="preserve"> כתוצאה מעבודת הקבלן</w:t>
      </w:r>
      <w:r w:rsidR="008B1195">
        <w:rPr>
          <w:rFonts w:hint="cs"/>
          <w:rtl/>
        </w:rPr>
        <w:t>,</w:t>
      </w:r>
      <w:r>
        <w:rPr>
          <w:rtl/>
        </w:rPr>
        <w:t xml:space="preserve"> בין שהנזק או הקלקול נגרמו באקראי ובין שהיו מעשה הכרחי וצפוי מראש  לביצוע  העבודות, יתוקן על חשבונו</w:t>
      </w:r>
      <w:r w:rsidR="008B1195">
        <w:rPr>
          <w:rFonts w:hint="cs"/>
          <w:rtl/>
        </w:rPr>
        <w:t>.</w:t>
      </w:r>
      <w:r>
        <w:rPr>
          <w:rtl/>
        </w:rPr>
        <w:t xml:space="preserve"> </w:t>
      </w:r>
    </w:p>
    <w:p w14:paraId="5200F850" w14:textId="77777777" w:rsidR="002F2E49" w:rsidRDefault="002F2E49" w:rsidP="002F2E49">
      <w:pPr>
        <w:spacing w:line="240" w:lineRule="atLeast"/>
        <w:ind w:left="624"/>
        <w:jc w:val="left"/>
        <w:rPr>
          <w:rtl/>
        </w:rPr>
      </w:pPr>
    </w:p>
    <w:p w14:paraId="41224635" w14:textId="77777777" w:rsidR="002F2E49" w:rsidRDefault="002F2E49" w:rsidP="002F2E49">
      <w:pPr>
        <w:spacing w:line="240" w:lineRule="atLeast"/>
        <w:ind w:left="624"/>
        <w:jc w:val="left"/>
        <w:rPr>
          <w:rtl/>
        </w:rPr>
      </w:pPr>
    </w:p>
    <w:p w14:paraId="7E2E02BF" w14:textId="77777777" w:rsidR="002F2E49" w:rsidRDefault="002F2E49" w:rsidP="002F2E49">
      <w:pPr>
        <w:spacing w:line="240" w:lineRule="atLeast"/>
        <w:ind w:left="624"/>
        <w:jc w:val="left"/>
      </w:pPr>
    </w:p>
    <w:p w14:paraId="4FAD8B37" w14:textId="0B59F527" w:rsidR="004444E9" w:rsidRDefault="003A7F6E" w:rsidP="002F2E49">
      <w:pPr>
        <w:numPr>
          <w:ilvl w:val="0"/>
          <w:numId w:val="1"/>
        </w:numPr>
        <w:spacing w:line="240" w:lineRule="atLeast"/>
        <w:ind w:left="624"/>
        <w:jc w:val="left"/>
        <w:rPr>
          <w:b/>
          <w:bCs/>
          <w:u w:val="single"/>
        </w:rPr>
      </w:pPr>
      <w:r w:rsidRPr="002F2E49">
        <w:rPr>
          <w:rFonts w:hint="cs"/>
          <w:b/>
          <w:bCs/>
          <w:u w:val="single"/>
          <w:rtl/>
        </w:rPr>
        <w:t>אחריות</w:t>
      </w:r>
      <w:r w:rsidR="004444E9" w:rsidRPr="002F2E49">
        <w:rPr>
          <w:b/>
          <w:bCs/>
          <w:u w:val="single"/>
          <w:rtl/>
        </w:rPr>
        <w:t xml:space="preserve"> בדק</w:t>
      </w:r>
    </w:p>
    <w:p w14:paraId="5A89B306" w14:textId="55BF0D06" w:rsidR="00C2752B" w:rsidRPr="00F4168E" w:rsidRDefault="00514E46" w:rsidP="00F4168E">
      <w:pPr>
        <w:numPr>
          <w:ilvl w:val="1"/>
          <w:numId w:val="1"/>
        </w:numPr>
        <w:spacing w:line="240" w:lineRule="atLeast"/>
        <w:ind w:left="1240" w:hanging="706"/>
        <w:rPr>
          <w:rtl/>
        </w:rPr>
      </w:pPr>
      <w:r w:rsidRPr="00F4168E">
        <w:rPr>
          <w:rFonts w:hint="eastAsia"/>
          <w:rtl/>
        </w:rPr>
        <w:t>הקבלן</w:t>
      </w:r>
      <w:r w:rsidRPr="00F4168E">
        <w:rPr>
          <w:rtl/>
        </w:rPr>
        <w:t xml:space="preserve"> </w:t>
      </w:r>
      <w:proofErr w:type="spellStart"/>
      <w:r w:rsidRPr="00F4168E">
        <w:rPr>
          <w:rtl/>
        </w:rPr>
        <w:t>ישא</w:t>
      </w:r>
      <w:proofErr w:type="spellEnd"/>
      <w:r w:rsidRPr="00F4168E">
        <w:rPr>
          <w:rtl/>
        </w:rPr>
        <w:t xml:space="preserve"> באחריות לטיב העבודה וליקויים למשך </w:t>
      </w:r>
      <w:r w:rsidR="00F4168E">
        <w:rPr>
          <w:rFonts w:hint="cs"/>
          <w:rtl/>
        </w:rPr>
        <w:t xml:space="preserve">התקופות </w:t>
      </w:r>
      <w:proofErr w:type="spellStart"/>
      <w:r w:rsidR="00F4168E">
        <w:rPr>
          <w:rFonts w:hint="cs"/>
          <w:rtl/>
        </w:rPr>
        <w:t>המצויינות</w:t>
      </w:r>
      <w:proofErr w:type="spellEnd"/>
      <w:r w:rsidR="00F4168E">
        <w:rPr>
          <w:rFonts w:hint="cs"/>
          <w:rtl/>
        </w:rPr>
        <w:t xml:space="preserve"> בטבלה מטה</w:t>
      </w:r>
      <w:r w:rsidRPr="00F4168E">
        <w:rPr>
          <w:rtl/>
        </w:rPr>
        <w:t xml:space="preserve"> </w:t>
      </w:r>
      <w:r w:rsidRPr="00F4168E">
        <w:rPr>
          <w:rFonts w:hint="eastAsia"/>
          <w:rtl/>
        </w:rPr>
        <w:t>מיום</w:t>
      </w:r>
      <w:r w:rsidRPr="00F4168E">
        <w:rPr>
          <w:rtl/>
        </w:rPr>
        <w:t xml:space="preserve"> מסירת העבודות לידי המזמין</w:t>
      </w:r>
      <w:r w:rsidR="003B5BCB">
        <w:rPr>
          <w:rFonts w:hint="cs"/>
          <w:rtl/>
        </w:rPr>
        <w:t xml:space="preserve">. </w:t>
      </w:r>
      <w:r w:rsidRPr="00F4168E">
        <w:rPr>
          <w:rtl/>
        </w:rPr>
        <w:t>הקבלן מתחייב כי יתקן כל ליקוי ו/או אי התאמה שיתגלו בעבודות אותן ביצע בתקופת הבדק ואשר נגרמו, בין היתר, מעבודה לקויה ו/או שימו</w:t>
      </w:r>
      <w:r w:rsidRPr="00F4168E">
        <w:rPr>
          <w:rFonts w:hint="eastAsia"/>
          <w:rtl/>
        </w:rPr>
        <w:t>ש</w:t>
      </w:r>
      <w:r w:rsidRPr="00F4168E">
        <w:rPr>
          <w:rtl/>
        </w:rPr>
        <w:t xml:space="preserve"> בחומרים פגומים; וכן בגין סטיי</w:t>
      </w:r>
      <w:r w:rsidRPr="00F4168E">
        <w:rPr>
          <w:rFonts w:hint="eastAsia"/>
          <w:rtl/>
        </w:rPr>
        <w:t>ה</w:t>
      </w:r>
      <w:r w:rsidRPr="00F4168E">
        <w:rPr>
          <w:rtl/>
        </w:rPr>
        <w:t xml:space="preserve"> מהוראות כל דין וכן מהוראות התוכניות השונות ששימשו לביצוע הפרויקט. תיקון הליקוי ו/או אי התאמה יתוקן על ידי הקבלן תוך </w:t>
      </w:r>
      <w:r w:rsidRPr="00F4168E">
        <w:rPr>
          <w:rFonts w:hint="eastAsia"/>
          <w:rtl/>
        </w:rPr>
        <w:t>שבוע</w:t>
      </w:r>
      <w:r w:rsidRPr="00F4168E">
        <w:rPr>
          <w:rtl/>
        </w:rPr>
        <w:t xml:space="preserve"> ימים שעות מקבלת ההודעה מהמזמין, או תוך זמן קצר י</w:t>
      </w:r>
      <w:r w:rsidRPr="00F4168E">
        <w:rPr>
          <w:rFonts w:hint="eastAsia"/>
          <w:rtl/>
        </w:rPr>
        <w:t>ותר</w:t>
      </w:r>
      <w:r w:rsidRPr="00F4168E">
        <w:rPr>
          <w:rtl/>
        </w:rPr>
        <w:t xml:space="preserve"> ככל שהליקוי המדובר </w:t>
      </w:r>
      <w:proofErr w:type="spellStart"/>
      <w:r w:rsidRPr="00F4168E">
        <w:rPr>
          <w:rtl/>
        </w:rPr>
        <w:t>צמחייב</w:t>
      </w:r>
      <w:proofErr w:type="spellEnd"/>
      <w:r w:rsidRPr="00F4168E">
        <w:rPr>
          <w:rtl/>
        </w:rPr>
        <w:t xml:space="preserve"> תיקון דחוף (כגון נזילה מצנרת, כשל מערכת חשמל וכיו"ב).</w:t>
      </w:r>
      <w:r w:rsidRPr="00F4168E">
        <w:rPr>
          <w:rFonts w:hint="cs"/>
          <w:rtl/>
        </w:rPr>
        <w:t xml:space="preserve"> לשמור את הנוסח ולהכפיף לתקופת הבדק המפורטת בטבלה</w:t>
      </w:r>
    </w:p>
    <w:p w14:paraId="4C391B34" w14:textId="77777777" w:rsidR="00C2752B" w:rsidRPr="002F2E49" w:rsidRDefault="00C2752B" w:rsidP="00C2752B">
      <w:pPr>
        <w:spacing w:line="240" w:lineRule="atLeast"/>
        <w:jc w:val="left"/>
        <w:rPr>
          <w:b/>
          <w:bCs/>
          <w:u w:val="single"/>
          <w:rtl/>
        </w:rPr>
      </w:pPr>
    </w:p>
    <w:p w14:paraId="4FC2A92D" w14:textId="77777777" w:rsidR="004444E9" w:rsidRPr="007D537F" w:rsidRDefault="004444E9" w:rsidP="004444E9">
      <w:pPr>
        <w:tabs>
          <w:tab w:val="left" w:pos="2520"/>
        </w:tabs>
        <w:spacing w:line="240" w:lineRule="atLeast"/>
        <w:ind w:left="624"/>
        <w:rPr>
          <w:i/>
          <w:iCs/>
          <w:highlight w:val="red"/>
          <w:rtl/>
        </w:rPr>
      </w:pPr>
    </w:p>
    <w:tbl>
      <w:tblPr>
        <w:tblStyle w:val="TableGrid"/>
        <w:bidiVisual/>
        <w:tblW w:w="0" w:type="auto"/>
        <w:tblLook w:val="04A0" w:firstRow="1" w:lastRow="0" w:firstColumn="1" w:lastColumn="0" w:noHBand="0" w:noVBand="1"/>
      </w:tblPr>
      <w:tblGrid>
        <w:gridCol w:w="3001"/>
        <w:gridCol w:w="2989"/>
        <w:gridCol w:w="3070"/>
      </w:tblGrid>
      <w:tr w:rsidR="00280D93" w:rsidRPr="00436989" w14:paraId="0E72CB60" w14:textId="77777777" w:rsidTr="00280D93">
        <w:trPr>
          <w:ins w:id="153" w:author="Microsoft Office User" w:date="2026-01-20T14:36:00Z"/>
        </w:trPr>
        <w:tc>
          <w:tcPr>
            <w:tcW w:w="3347" w:type="dxa"/>
            <w:vAlign w:val="center"/>
          </w:tcPr>
          <w:p w14:paraId="58DA0418" w14:textId="77777777" w:rsidR="00280D93" w:rsidRPr="00FA50C1" w:rsidRDefault="00280D93" w:rsidP="00B13B4B">
            <w:pPr>
              <w:ind w:right="-1080"/>
              <w:rPr>
                <w:ins w:id="154" w:author="Microsoft Office User" w:date="2026-01-20T14:36:00Z" w16du:dateUtc="2026-01-20T12:36:00Z"/>
                <w:sz w:val="18"/>
                <w:szCs w:val="18"/>
                <w:rtl/>
              </w:rPr>
            </w:pPr>
            <w:ins w:id="155" w:author="Microsoft Office User" w:date="2026-01-20T14:36:00Z" w16du:dateUtc="2026-01-20T12:36:00Z">
              <w:r w:rsidRPr="00FA50C1">
                <w:rPr>
                  <w:sz w:val="18"/>
                  <w:szCs w:val="18"/>
                  <w:rtl/>
                </w:rPr>
                <w:t>תחום עבודה</w:t>
              </w:r>
            </w:ins>
          </w:p>
        </w:tc>
        <w:tc>
          <w:tcPr>
            <w:tcW w:w="3347" w:type="dxa"/>
            <w:vAlign w:val="center"/>
          </w:tcPr>
          <w:p w14:paraId="3EDBEB34" w14:textId="77777777" w:rsidR="00280D93" w:rsidRPr="00FA50C1" w:rsidRDefault="00280D93" w:rsidP="00B13B4B">
            <w:pPr>
              <w:ind w:right="-1080"/>
              <w:rPr>
                <w:ins w:id="156" w:author="Microsoft Office User" w:date="2026-01-20T14:36:00Z" w16du:dateUtc="2026-01-20T12:36:00Z"/>
                <w:sz w:val="18"/>
                <w:szCs w:val="18"/>
                <w:rtl/>
              </w:rPr>
            </w:pPr>
            <w:ins w:id="157" w:author="Microsoft Office User" w:date="2026-01-20T14:36:00Z" w16du:dateUtc="2026-01-20T12:36:00Z">
              <w:r w:rsidRPr="00FA50C1">
                <w:rPr>
                  <w:sz w:val="18"/>
                  <w:szCs w:val="18"/>
                  <w:rtl/>
                </w:rPr>
                <w:t>תקופת אחריות מקובלת</w:t>
              </w:r>
            </w:ins>
          </w:p>
        </w:tc>
        <w:tc>
          <w:tcPr>
            <w:tcW w:w="3348" w:type="dxa"/>
            <w:vAlign w:val="center"/>
          </w:tcPr>
          <w:p w14:paraId="15DB059B" w14:textId="77777777" w:rsidR="00280D93" w:rsidRPr="00FA50C1" w:rsidRDefault="00280D93" w:rsidP="00B13B4B">
            <w:pPr>
              <w:ind w:right="-1080"/>
              <w:rPr>
                <w:ins w:id="158" w:author="Microsoft Office User" w:date="2026-01-20T14:36:00Z" w16du:dateUtc="2026-01-20T12:36:00Z"/>
                <w:sz w:val="18"/>
                <w:szCs w:val="18"/>
                <w:rtl/>
              </w:rPr>
            </w:pPr>
            <w:ins w:id="159" w:author="Microsoft Office User" w:date="2026-01-20T14:36:00Z" w16du:dateUtc="2026-01-20T12:36:00Z">
              <w:r w:rsidRPr="00FA50C1">
                <w:rPr>
                  <w:sz w:val="18"/>
                  <w:szCs w:val="18"/>
                  <w:rtl/>
                </w:rPr>
                <w:t>הערות</w:t>
              </w:r>
            </w:ins>
          </w:p>
        </w:tc>
      </w:tr>
      <w:tr w:rsidR="00280D93" w:rsidRPr="00436989" w14:paraId="3A6C195F" w14:textId="77777777" w:rsidTr="00280D93">
        <w:trPr>
          <w:ins w:id="160" w:author="Microsoft Office User" w:date="2026-01-20T14:36:00Z"/>
        </w:trPr>
        <w:tc>
          <w:tcPr>
            <w:tcW w:w="3347" w:type="dxa"/>
            <w:vAlign w:val="center"/>
          </w:tcPr>
          <w:p w14:paraId="64F0E0F6" w14:textId="77777777" w:rsidR="00280D93" w:rsidRPr="00FA50C1" w:rsidRDefault="00280D93" w:rsidP="00B13B4B">
            <w:pPr>
              <w:ind w:right="-1080"/>
              <w:rPr>
                <w:ins w:id="161" w:author="Microsoft Office User" w:date="2026-01-20T14:36:00Z" w16du:dateUtc="2026-01-20T12:36:00Z"/>
                <w:sz w:val="18"/>
                <w:szCs w:val="18"/>
                <w:rtl/>
              </w:rPr>
            </w:pPr>
            <w:ins w:id="162" w:author="Microsoft Office User" w:date="2026-01-20T14:36:00Z" w16du:dateUtc="2026-01-20T12:36:00Z">
              <w:r w:rsidRPr="00FA50C1">
                <w:rPr>
                  <w:sz w:val="18"/>
                  <w:szCs w:val="18"/>
                  <w:rtl/>
                </w:rPr>
                <w:t>איטום מקלחת / רצפה / קיר רטוב</w:t>
              </w:r>
            </w:ins>
          </w:p>
        </w:tc>
        <w:tc>
          <w:tcPr>
            <w:tcW w:w="3347" w:type="dxa"/>
            <w:vAlign w:val="center"/>
          </w:tcPr>
          <w:p w14:paraId="07F33B53" w14:textId="77777777" w:rsidR="00280D93" w:rsidRPr="00FA50C1" w:rsidRDefault="00280D93" w:rsidP="00B13B4B">
            <w:pPr>
              <w:ind w:right="-1080"/>
              <w:rPr>
                <w:ins w:id="163" w:author="Microsoft Office User" w:date="2026-01-20T14:36:00Z" w16du:dateUtc="2026-01-20T12:36:00Z"/>
                <w:sz w:val="18"/>
                <w:szCs w:val="18"/>
                <w:rtl/>
              </w:rPr>
            </w:pPr>
            <w:ins w:id="164" w:author="Microsoft Office User" w:date="2026-01-20T14:36:00Z" w16du:dateUtc="2026-01-20T12:36:00Z">
              <w:r w:rsidRPr="00FA50C1">
                <w:rPr>
                  <w:rFonts w:hint="cs"/>
                  <w:sz w:val="18"/>
                  <w:szCs w:val="18"/>
                  <w:rtl/>
                </w:rPr>
                <w:t>3 שנים</w:t>
              </w:r>
            </w:ins>
          </w:p>
        </w:tc>
        <w:tc>
          <w:tcPr>
            <w:tcW w:w="3348" w:type="dxa"/>
            <w:vAlign w:val="center"/>
          </w:tcPr>
          <w:p w14:paraId="19379F98" w14:textId="77777777" w:rsidR="00280D93" w:rsidRPr="00FA50C1" w:rsidRDefault="00280D93" w:rsidP="00B13B4B">
            <w:pPr>
              <w:ind w:right="-1080"/>
              <w:rPr>
                <w:ins w:id="165" w:author="Microsoft Office User" w:date="2026-01-20T14:36:00Z" w16du:dateUtc="2026-01-20T12:36:00Z"/>
                <w:sz w:val="18"/>
                <w:szCs w:val="18"/>
                <w:rtl/>
              </w:rPr>
            </w:pPr>
            <w:ins w:id="166" w:author="Microsoft Office User" w:date="2026-01-20T14:36:00Z" w16du:dateUtc="2026-01-20T12:36:00Z">
              <w:r w:rsidRPr="00FA50C1">
                <w:rPr>
                  <w:sz w:val="18"/>
                  <w:szCs w:val="18"/>
                  <w:rtl/>
                </w:rPr>
                <w:t xml:space="preserve">כולל מריחה, , ובטונים תואמים איטום. </w:t>
              </w:r>
            </w:ins>
          </w:p>
          <w:p w14:paraId="05F245CA" w14:textId="77777777" w:rsidR="00280D93" w:rsidRPr="00FA50C1" w:rsidRDefault="00280D93" w:rsidP="00B13B4B">
            <w:pPr>
              <w:ind w:right="-1080"/>
              <w:rPr>
                <w:ins w:id="167" w:author="Microsoft Office User" w:date="2026-01-20T14:36:00Z" w16du:dateUtc="2026-01-20T12:36:00Z"/>
                <w:sz w:val="18"/>
                <w:szCs w:val="18"/>
                <w:rtl/>
              </w:rPr>
            </w:pPr>
            <w:ins w:id="168" w:author="Microsoft Office User" w:date="2026-01-20T14:36:00Z" w16du:dateUtc="2026-01-20T12:36:00Z">
              <w:r w:rsidRPr="00FA50C1">
                <w:rPr>
                  <w:sz w:val="18"/>
                  <w:szCs w:val="18"/>
                  <w:rtl/>
                </w:rPr>
                <w:t>לא כולל נזקים עקב קידוח אחרי העבודה</w:t>
              </w:r>
              <w:r w:rsidRPr="00FA50C1">
                <w:rPr>
                  <w:sz w:val="18"/>
                  <w:szCs w:val="18"/>
                </w:rPr>
                <w:t>.</w:t>
              </w:r>
            </w:ins>
          </w:p>
        </w:tc>
      </w:tr>
      <w:tr w:rsidR="00280D93" w:rsidRPr="00436989" w14:paraId="64D6BF4F" w14:textId="77777777" w:rsidTr="00280D93">
        <w:trPr>
          <w:ins w:id="169" w:author="Microsoft Office User" w:date="2026-01-20T14:36:00Z"/>
        </w:trPr>
        <w:tc>
          <w:tcPr>
            <w:tcW w:w="3347" w:type="dxa"/>
            <w:vAlign w:val="center"/>
          </w:tcPr>
          <w:p w14:paraId="601613D2" w14:textId="13D36164" w:rsidR="00280D93" w:rsidRPr="00FA50C1" w:rsidRDefault="00280D93" w:rsidP="00B13B4B">
            <w:pPr>
              <w:ind w:right="-1080"/>
              <w:rPr>
                <w:ins w:id="170" w:author="Microsoft Office User" w:date="2026-01-20T14:36:00Z" w16du:dateUtc="2026-01-20T12:36:00Z"/>
                <w:sz w:val="18"/>
                <w:szCs w:val="18"/>
                <w:rtl/>
              </w:rPr>
            </w:pPr>
            <w:ins w:id="171" w:author="Microsoft Office User" w:date="2026-01-20T14:36:00Z" w16du:dateUtc="2026-01-20T12:36:00Z">
              <w:r w:rsidRPr="00FA50C1">
                <w:rPr>
                  <w:sz w:val="18"/>
                  <w:szCs w:val="18"/>
                  <w:rtl/>
                </w:rPr>
                <w:t>צנרת מים וביוב</w:t>
              </w:r>
              <w:r w:rsidRPr="00FA50C1">
                <w:rPr>
                  <w:sz w:val="18"/>
                  <w:szCs w:val="18"/>
                </w:rPr>
                <w:t xml:space="preserve"> (</w:t>
              </w:r>
            </w:ins>
            <w:r w:rsidR="003B5BCB" w:rsidRPr="00FA50C1">
              <w:rPr>
                <w:sz w:val="18"/>
                <w:szCs w:val="18"/>
              </w:rPr>
              <w:t>PAX</w:t>
            </w:r>
            <w:r w:rsidR="003A4BC7" w:rsidRPr="00FA50C1">
              <w:rPr>
                <w:sz w:val="18"/>
                <w:szCs w:val="18"/>
              </w:rPr>
              <w:t>/</w:t>
            </w:r>
            <w:r w:rsidR="003B5BCB" w:rsidRPr="00FA50C1">
              <w:rPr>
                <w:sz w:val="18"/>
                <w:szCs w:val="18"/>
              </w:rPr>
              <w:t xml:space="preserve"> </w:t>
            </w:r>
            <w:ins w:id="172" w:author="Microsoft Office User" w:date="2026-01-20T14:36:00Z" w16du:dateUtc="2026-01-20T12:36:00Z">
              <w:r w:rsidRPr="00FA50C1">
                <w:rPr>
                  <w:sz w:val="18"/>
                  <w:szCs w:val="18"/>
                </w:rPr>
                <w:t>SP)</w:t>
              </w:r>
            </w:ins>
          </w:p>
        </w:tc>
        <w:tc>
          <w:tcPr>
            <w:tcW w:w="3347" w:type="dxa"/>
            <w:vAlign w:val="center"/>
          </w:tcPr>
          <w:p w14:paraId="4A0355FA" w14:textId="77777777" w:rsidR="00280D93" w:rsidRPr="00FA50C1" w:rsidRDefault="00280D93" w:rsidP="00B13B4B">
            <w:pPr>
              <w:ind w:right="-1080"/>
              <w:rPr>
                <w:ins w:id="173" w:author="Microsoft Office User" w:date="2026-01-20T14:36:00Z" w16du:dateUtc="2026-01-20T12:36:00Z"/>
                <w:sz w:val="18"/>
                <w:szCs w:val="18"/>
                <w:rtl/>
              </w:rPr>
            </w:pPr>
            <w:proofErr w:type="gramStart"/>
            <w:ins w:id="174" w:author="Microsoft Office User" w:date="2026-01-20T14:36:00Z" w16du:dateUtc="2026-01-20T12:36:00Z">
              <w:r w:rsidRPr="00FA50C1">
                <w:rPr>
                  <w:sz w:val="18"/>
                  <w:szCs w:val="18"/>
                </w:rPr>
                <w:t xml:space="preserve">3 </w:t>
              </w:r>
              <w:r w:rsidRPr="00FA50C1">
                <w:rPr>
                  <w:rFonts w:hint="cs"/>
                  <w:sz w:val="18"/>
                  <w:szCs w:val="18"/>
                  <w:rtl/>
                </w:rPr>
                <w:t xml:space="preserve"> </w:t>
              </w:r>
              <w:r w:rsidRPr="00FA50C1">
                <w:rPr>
                  <w:sz w:val="18"/>
                  <w:szCs w:val="18"/>
                  <w:rtl/>
                </w:rPr>
                <w:t>שנים</w:t>
              </w:r>
              <w:proofErr w:type="gramEnd"/>
            </w:ins>
          </w:p>
        </w:tc>
        <w:tc>
          <w:tcPr>
            <w:tcW w:w="3348" w:type="dxa"/>
            <w:vAlign w:val="center"/>
          </w:tcPr>
          <w:p w14:paraId="7D0626DE" w14:textId="77777777" w:rsidR="00280D93" w:rsidRPr="00FA50C1" w:rsidRDefault="00280D93" w:rsidP="00B13B4B">
            <w:pPr>
              <w:ind w:right="-1080"/>
              <w:rPr>
                <w:ins w:id="175" w:author="Microsoft Office User" w:date="2026-01-20T14:36:00Z" w16du:dateUtc="2026-01-20T12:36:00Z"/>
                <w:sz w:val="18"/>
                <w:szCs w:val="18"/>
                <w:rtl/>
              </w:rPr>
            </w:pPr>
            <w:ins w:id="176" w:author="Microsoft Office User" w:date="2026-01-20T14:36:00Z" w16du:dateUtc="2026-01-20T12:36:00Z">
              <w:r w:rsidRPr="00FA50C1">
                <w:rPr>
                  <w:sz w:val="18"/>
                  <w:szCs w:val="18"/>
                  <w:rtl/>
                </w:rPr>
                <w:t xml:space="preserve">בתנאי שלא בוצעו שינויים/קידוחים </w:t>
              </w:r>
            </w:ins>
          </w:p>
          <w:p w14:paraId="700E04B0" w14:textId="77777777" w:rsidR="00280D93" w:rsidRPr="00FA50C1" w:rsidRDefault="00280D93" w:rsidP="00B13B4B">
            <w:pPr>
              <w:ind w:right="-1080"/>
              <w:rPr>
                <w:ins w:id="177" w:author="Microsoft Office User" w:date="2026-01-20T14:36:00Z" w16du:dateUtc="2026-01-20T12:36:00Z"/>
                <w:sz w:val="18"/>
                <w:szCs w:val="18"/>
                <w:rtl/>
              </w:rPr>
            </w:pPr>
            <w:ins w:id="178" w:author="Microsoft Office User" w:date="2026-01-20T14:36:00Z" w16du:dateUtc="2026-01-20T12:36:00Z">
              <w:r w:rsidRPr="00FA50C1">
                <w:rPr>
                  <w:sz w:val="18"/>
                  <w:szCs w:val="18"/>
                  <w:rtl/>
                </w:rPr>
                <w:t>אחרי ההתקנה</w:t>
              </w:r>
              <w:r w:rsidRPr="00FA50C1">
                <w:rPr>
                  <w:sz w:val="18"/>
                  <w:szCs w:val="18"/>
                </w:rPr>
                <w:t>.</w:t>
              </w:r>
            </w:ins>
          </w:p>
        </w:tc>
      </w:tr>
      <w:tr w:rsidR="00280D93" w:rsidRPr="00436989" w14:paraId="3814F9B6" w14:textId="77777777" w:rsidTr="00280D93">
        <w:trPr>
          <w:ins w:id="179" w:author="Microsoft Office User" w:date="2026-01-20T14:36:00Z"/>
        </w:trPr>
        <w:tc>
          <w:tcPr>
            <w:tcW w:w="3347" w:type="dxa"/>
            <w:vAlign w:val="center"/>
          </w:tcPr>
          <w:p w14:paraId="1D761EC8" w14:textId="77777777" w:rsidR="00280D93" w:rsidRPr="00FA50C1" w:rsidRDefault="00280D93" w:rsidP="00B13B4B">
            <w:pPr>
              <w:ind w:right="-1080"/>
              <w:rPr>
                <w:ins w:id="180" w:author="Microsoft Office User" w:date="2026-01-20T14:36:00Z" w16du:dateUtc="2026-01-20T12:36:00Z"/>
                <w:sz w:val="18"/>
                <w:szCs w:val="18"/>
                <w:rtl/>
              </w:rPr>
            </w:pPr>
            <w:ins w:id="181" w:author="Microsoft Office User" w:date="2026-01-20T14:36:00Z" w16du:dateUtc="2026-01-20T12:36:00Z">
              <w:r w:rsidRPr="00FA50C1">
                <w:rPr>
                  <w:sz w:val="18"/>
                  <w:szCs w:val="18"/>
                  <w:rtl/>
                </w:rPr>
                <w:t xml:space="preserve">כלים סניטריים </w:t>
              </w:r>
              <w:r w:rsidRPr="00FA50C1">
                <w:rPr>
                  <w:rFonts w:hint="cs"/>
                  <w:sz w:val="18"/>
                  <w:szCs w:val="18"/>
                  <w:rtl/>
                </w:rPr>
                <w:t xml:space="preserve">- </w:t>
              </w:r>
              <w:r w:rsidRPr="00FA50C1">
                <w:rPr>
                  <w:sz w:val="18"/>
                  <w:szCs w:val="18"/>
                  <w:rtl/>
                </w:rPr>
                <w:t>התקנה בלבד</w:t>
              </w:r>
            </w:ins>
          </w:p>
        </w:tc>
        <w:tc>
          <w:tcPr>
            <w:tcW w:w="3347" w:type="dxa"/>
            <w:vAlign w:val="center"/>
          </w:tcPr>
          <w:p w14:paraId="57879368" w14:textId="77777777" w:rsidR="00280D93" w:rsidRPr="00FA50C1" w:rsidRDefault="00280D93" w:rsidP="00B13B4B">
            <w:pPr>
              <w:ind w:right="-1080"/>
              <w:rPr>
                <w:ins w:id="182" w:author="Microsoft Office User" w:date="2026-01-20T14:36:00Z" w16du:dateUtc="2026-01-20T12:36:00Z"/>
                <w:sz w:val="18"/>
                <w:szCs w:val="18"/>
                <w:rtl/>
              </w:rPr>
            </w:pPr>
            <w:ins w:id="183" w:author="Microsoft Office User" w:date="2026-01-20T14:36:00Z" w16du:dateUtc="2026-01-20T12:36:00Z">
              <w:r w:rsidRPr="00FA50C1">
                <w:rPr>
                  <w:sz w:val="18"/>
                  <w:szCs w:val="18"/>
                  <w:rtl/>
                </w:rPr>
                <w:t>שנה</w:t>
              </w:r>
            </w:ins>
          </w:p>
        </w:tc>
        <w:tc>
          <w:tcPr>
            <w:tcW w:w="3348" w:type="dxa"/>
            <w:vAlign w:val="center"/>
          </w:tcPr>
          <w:p w14:paraId="072ED1D4" w14:textId="77777777" w:rsidR="00280D93" w:rsidRPr="00FA50C1" w:rsidRDefault="00280D93" w:rsidP="00B13B4B">
            <w:pPr>
              <w:ind w:right="-1080"/>
              <w:rPr>
                <w:ins w:id="184" w:author="Microsoft Office User" w:date="2026-01-20T14:36:00Z" w16du:dateUtc="2026-01-20T12:36:00Z"/>
                <w:sz w:val="18"/>
                <w:szCs w:val="18"/>
                <w:rtl/>
              </w:rPr>
            </w:pPr>
            <w:ins w:id="185" w:author="Microsoft Office User" w:date="2026-01-20T14:36:00Z" w16du:dateUtc="2026-01-20T12:36:00Z">
              <w:r w:rsidRPr="00FA50C1">
                <w:rPr>
                  <w:sz w:val="18"/>
                  <w:szCs w:val="18"/>
                  <w:rtl/>
                </w:rPr>
                <w:t xml:space="preserve">ברזים/ניאגרות – </w:t>
              </w:r>
            </w:ins>
          </w:p>
          <w:p w14:paraId="2A346BB6" w14:textId="53AC4817" w:rsidR="00280D93" w:rsidRPr="00FA50C1" w:rsidRDefault="00280D93" w:rsidP="00B13B4B">
            <w:pPr>
              <w:ind w:right="-1080"/>
              <w:rPr>
                <w:ins w:id="186" w:author="Microsoft Office User" w:date="2026-01-20T14:36:00Z" w16du:dateUtc="2026-01-20T12:36:00Z"/>
                <w:sz w:val="18"/>
                <w:szCs w:val="18"/>
                <w:rtl/>
              </w:rPr>
            </w:pPr>
            <w:ins w:id="187" w:author="Microsoft Office User" w:date="2026-01-20T14:36:00Z" w16du:dateUtc="2026-01-20T12:36:00Z">
              <w:r w:rsidRPr="00FA50C1">
                <w:rPr>
                  <w:sz w:val="18"/>
                  <w:szCs w:val="18"/>
                  <w:rtl/>
                </w:rPr>
                <w:t xml:space="preserve">אחריות יצרן על המוצר, </w:t>
              </w:r>
            </w:ins>
            <w:r w:rsidR="003A4BC7" w:rsidRPr="00FA50C1">
              <w:rPr>
                <w:rFonts w:hint="cs"/>
                <w:sz w:val="18"/>
                <w:szCs w:val="18"/>
                <w:rtl/>
              </w:rPr>
              <w:t>הקבלן ע</w:t>
            </w:r>
            <w:ins w:id="188" w:author="Microsoft Office User" w:date="2026-01-20T14:36:00Z" w16du:dateUtc="2026-01-20T12:36:00Z">
              <w:r w:rsidRPr="00FA50C1">
                <w:rPr>
                  <w:sz w:val="18"/>
                  <w:szCs w:val="18"/>
                  <w:rtl/>
                </w:rPr>
                <w:t>ל ההתקנה</w:t>
              </w:r>
              <w:r w:rsidRPr="00FA50C1">
                <w:rPr>
                  <w:sz w:val="18"/>
                  <w:szCs w:val="18"/>
                </w:rPr>
                <w:t>.</w:t>
              </w:r>
            </w:ins>
          </w:p>
        </w:tc>
      </w:tr>
      <w:tr w:rsidR="00280D93" w:rsidRPr="00436989" w14:paraId="67979E5E" w14:textId="77777777" w:rsidTr="00280D93">
        <w:trPr>
          <w:ins w:id="189" w:author="Microsoft Office User" w:date="2026-01-20T14:36:00Z"/>
        </w:trPr>
        <w:tc>
          <w:tcPr>
            <w:tcW w:w="3347" w:type="dxa"/>
            <w:vAlign w:val="center"/>
          </w:tcPr>
          <w:p w14:paraId="17BC97BB" w14:textId="77777777" w:rsidR="00280D93" w:rsidRPr="00FA50C1" w:rsidRDefault="00280D93" w:rsidP="00B13B4B">
            <w:pPr>
              <w:ind w:right="-1080"/>
              <w:rPr>
                <w:ins w:id="190" w:author="Microsoft Office User" w:date="2026-01-20T14:36:00Z" w16du:dateUtc="2026-01-20T12:36:00Z"/>
                <w:sz w:val="18"/>
                <w:szCs w:val="18"/>
                <w:rtl/>
              </w:rPr>
            </w:pPr>
            <w:ins w:id="191" w:author="Microsoft Office User" w:date="2026-01-20T14:36:00Z" w16du:dateUtc="2026-01-20T12:36:00Z">
              <w:r w:rsidRPr="00FA50C1">
                <w:rPr>
                  <w:sz w:val="18"/>
                  <w:szCs w:val="18"/>
                  <w:rtl/>
                </w:rPr>
                <w:t>ריצוף קרמיקה</w:t>
              </w:r>
            </w:ins>
          </w:p>
        </w:tc>
        <w:tc>
          <w:tcPr>
            <w:tcW w:w="3347" w:type="dxa"/>
            <w:vAlign w:val="center"/>
          </w:tcPr>
          <w:p w14:paraId="3915A7E4" w14:textId="30653F19" w:rsidR="00280D93" w:rsidRPr="00FA50C1" w:rsidRDefault="007B18A5" w:rsidP="00B13B4B">
            <w:pPr>
              <w:ind w:right="-1080"/>
              <w:rPr>
                <w:ins w:id="192" w:author="Microsoft Office User" w:date="2026-01-20T14:36:00Z" w16du:dateUtc="2026-01-20T12:36:00Z"/>
                <w:sz w:val="18"/>
                <w:szCs w:val="18"/>
                <w:rtl/>
              </w:rPr>
            </w:pPr>
            <w:ins w:id="193" w:author="Meir Oren" w:date="2026-02-11T21:11:00Z" w16du:dateUtc="2026-02-11T19:11:00Z">
              <w:r w:rsidRPr="00FA50C1">
                <w:rPr>
                  <w:sz w:val="18"/>
                  <w:szCs w:val="18"/>
                  <w:rtl/>
                </w:rPr>
                <w:t>3 שנים</w:t>
              </w:r>
            </w:ins>
          </w:p>
        </w:tc>
        <w:tc>
          <w:tcPr>
            <w:tcW w:w="3348" w:type="dxa"/>
            <w:vAlign w:val="center"/>
          </w:tcPr>
          <w:p w14:paraId="0ED6B032" w14:textId="3F6E1DF7" w:rsidR="00280D93" w:rsidRPr="00FA50C1" w:rsidRDefault="00280D93" w:rsidP="00B13B4B">
            <w:pPr>
              <w:ind w:right="-1080"/>
              <w:rPr>
                <w:ins w:id="194" w:author="Microsoft Office User" w:date="2026-01-20T14:36:00Z" w16du:dateUtc="2026-01-20T12:36:00Z"/>
                <w:sz w:val="18"/>
                <w:szCs w:val="18"/>
                <w:rtl/>
              </w:rPr>
            </w:pPr>
            <w:ins w:id="195" w:author="Microsoft Office User" w:date="2026-01-20T14:36:00Z" w16du:dateUtc="2026-01-20T12:36:00Z">
              <w:r w:rsidRPr="00FA50C1">
                <w:rPr>
                  <w:sz w:val="18"/>
                  <w:szCs w:val="18"/>
                  <w:rtl/>
                </w:rPr>
                <w:t xml:space="preserve">כולל הדבקה </w:t>
              </w:r>
            </w:ins>
            <w:ins w:id="196" w:author="Meir Oren" w:date="2026-02-12T11:43:00Z" w16du:dateUtc="2026-02-12T09:43:00Z">
              <w:r w:rsidR="00132700" w:rsidRPr="00FA50C1">
                <w:rPr>
                  <w:rFonts w:hint="cs"/>
                  <w:sz w:val="18"/>
                  <w:szCs w:val="18"/>
                  <w:rtl/>
                </w:rPr>
                <w:t xml:space="preserve">(לגבי </w:t>
              </w:r>
            </w:ins>
            <w:ins w:id="197" w:author="Microsoft Office User" w:date="2026-01-20T14:36:00Z" w16du:dateUtc="2026-01-20T12:36:00Z">
              <w:r w:rsidRPr="00FA50C1">
                <w:rPr>
                  <w:sz w:val="18"/>
                  <w:szCs w:val="18"/>
                  <w:rtl/>
                </w:rPr>
                <w:t>רובה</w:t>
              </w:r>
            </w:ins>
            <w:ins w:id="198" w:author="Meir Oren" w:date="2026-02-12T11:44:00Z" w16du:dateUtc="2026-02-12T09:44:00Z">
              <w:r w:rsidR="00132700" w:rsidRPr="00FA50C1">
                <w:rPr>
                  <w:rFonts w:hint="cs"/>
                  <w:sz w:val="18"/>
                  <w:szCs w:val="18"/>
                  <w:rtl/>
                </w:rPr>
                <w:t>- אחרי</w:t>
              </w:r>
            </w:ins>
            <w:r w:rsidR="00C2752B" w:rsidRPr="00FA50C1">
              <w:rPr>
                <w:rFonts w:hint="cs"/>
                <w:sz w:val="18"/>
                <w:szCs w:val="18"/>
                <w:rtl/>
              </w:rPr>
              <w:t>ו</w:t>
            </w:r>
            <w:ins w:id="199" w:author="Meir Oren" w:date="2026-02-12T11:44:00Z" w16du:dateUtc="2026-02-12T09:44:00Z">
              <w:r w:rsidR="00132700" w:rsidRPr="00FA50C1">
                <w:rPr>
                  <w:rFonts w:hint="cs"/>
                  <w:sz w:val="18"/>
                  <w:szCs w:val="18"/>
                  <w:rtl/>
                </w:rPr>
                <w:t>ת לשנה)</w:t>
              </w:r>
            </w:ins>
            <w:ins w:id="200" w:author="Microsoft Office User" w:date="2026-01-20T14:36:00Z" w16du:dateUtc="2026-01-20T12:36:00Z">
              <w:r w:rsidRPr="00FA50C1">
                <w:rPr>
                  <w:sz w:val="18"/>
                  <w:szCs w:val="18"/>
                  <w:rtl/>
                </w:rPr>
                <w:t>.</w:t>
              </w:r>
            </w:ins>
          </w:p>
          <w:p w14:paraId="5D3223E3" w14:textId="77777777" w:rsidR="00280D93" w:rsidRPr="00FA50C1" w:rsidRDefault="00280D93" w:rsidP="00B13B4B">
            <w:pPr>
              <w:ind w:right="-1080"/>
              <w:rPr>
                <w:ins w:id="201" w:author="Microsoft Office User" w:date="2026-01-20T14:36:00Z" w16du:dateUtc="2026-01-20T12:36:00Z"/>
                <w:sz w:val="18"/>
                <w:szCs w:val="18"/>
                <w:rtl/>
              </w:rPr>
            </w:pPr>
            <w:ins w:id="202" w:author="Microsoft Office User" w:date="2026-01-20T14:36:00Z" w16du:dateUtc="2026-01-20T12:36:00Z">
              <w:r w:rsidRPr="00FA50C1">
                <w:rPr>
                  <w:sz w:val="18"/>
                  <w:szCs w:val="18"/>
                  <w:rtl/>
                </w:rPr>
                <w:t xml:space="preserve"> לא כולל שבירה/סדקים עקב נזק שימוש</w:t>
              </w:r>
              <w:r w:rsidRPr="00FA50C1">
                <w:rPr>
                  <w:sz w:val="18"/>
                  <w:szCs w:val="18"/>
                </w:rPr>
                <w:t>.</w:t>
              </w:r>
            </w:ins>
          </w:p>
        </w:tc>
      </w:tr>
      <w:tr w:rsidR="00280D93" w:rsidRPr="00FA50C1" w14:paraId="5944CFA0" w14:textId="77777777" w:rsidTr="00280D93">
        <w:trPr>
          <w:ins w:id="203" w:author="Microsoft Office User" w:date="2026-01-20T14:36:00Z"/>
        </w:trPr>
        <w:tc>
          <w:tcPr>
            <w:tcW w:w="3347" w:type="dxa"/>
            <w:vAlign w:val="center"/>
          </w:tcPr>
          <w:p w14:paraId="3EA3735C" w14:textId="77777777" w:rsidR="00280D93" w:rsidRPr="00FA50C1" w:rsidRDefault="00280D93" w:rsidP="00B13B4B">
            <w:pPr>
              <w:ind w:right="-1080"/>
              <w:rPr>
                <w:ins w:id="204" w:author="Microsoft Office User" w:date="2026-01-20T14:36:00Z" w16du:dateUtc="2026-01-20T12:36:00Z"/>
                <w:sz w:val="18"/>
                <w:szCs w:val="18"/>
                <w:rtl/>
              </w:rPr>
            </w:pPr>
            <w:ins w:id="205" w:author="Microsoft Office User" w:date="2026-01-20T14:36:00Z" w16du:dateUtc="2026-01-20T12:36:00Z">
              <w:r w:rsidRPr="00FA50C1">
                <w:rPr>
                  <w:rFonts w:hint="cs"/>
                  <w:sz w:val="18"/>
                  <w:szCs w:val="18"/>
                  <w:rtl/>
                </w:rPr>
                <w:t xml:space="preserve">עבודות </w:t>
              </w:r>
              <w:r w:rsidRPr="00FA50C1">
                <w:rPr>
                  <w:sz w:val="18"/>
                  <w:szCs w:val="18"/>
                  <w:rtl/>
                </w:rPr>
                <w:t>חשמל</w:t>
              </w:r>
            </w:ins>
          </w:p>
        </w:tc>
        <w:tc>
          <w:tcPr>
            <w:tcW w:w="3347" w:type="dxa"/>
            <w:vAlign w:val="center"/>
          </w:tcPr>
          <w:p w14:paraId="1F8D69E3" w14:textId="77777777" w:rsidR="00280D93" w:rsidRPr="00FA50C1" w:rsidRDefault="00280D93" w:rsidP="00B13B4B">
            <w:pPr>
              <w:ind w:right="-1080"/>
              <w:rPr>
                <w:ins w:id="206" w:author="Microsoft Office User" w:date="2026-01-20T14:36:00Z" w16du:dateUtc="2026-01-20T12:36:00Z"/>
                <w:sz w:val="18"/>
                <w:szCs w:val="18"/>
                <w:rtl/>
              </w:rPr>
            </w:pPr>
            <w:ins w:id="207" w:author="Microsoft Office User" w:date="2026-01-20T14:36:00Z" w16du:dateUtc="2026-01-20T12:36:00Z">
              <w:r w:rsidRPr="00FA50C1">
                <w:rPr>
                  <w:sz w:val="18"/>
                  <w:szCs w:val="18"/>
                  <w:rtl/>
                </w:rPr>
                <w:t>שנה</w:t>
              </w:r>
            </w:ins>
          </w:p>
        </w:tc>
        <w:tc>
          <w:tcPr>
            <w:tcW w:w="3348" w:type="dxa"/>
            <w:vAlign w:val="center"/>
          </w:tcPr>
          <w:p w14:paraId="0F23FEA9" w14:textId="77777777" w:rsidR="00280D93" w:rsidRPr="00FA50C1" w:rsidRDefault="00280D93" w:rsidP="00B13B4B">
            <w:pPr>
              <w:ind w:right="-1080"/>
              <w:rPr>
                <w:ins w:id="208" w:author="Microsoft Office User" w:date="2026-01-20T14:36:00Z" w16du:dateUtc="2026-01-20T12:36:00Z"/>
                <w:sz w:val="18"/>
                <w:szCs w:val="18"/>
                <w:rtl/>
              </w:rPr>
            </w:pPr>
            <w:ins w:id="209" w:author="Microsoft Office User" w:date="2026-01-20T14:36:00Z" w16du:dateUtc="2026-01-20T12:36:00Z">
              <w:r w:rsidRPr="00FA50C1">
                <w:rPr>
                  <w:sz w:val="18"/>
                  <w:szCs w:val="18"/>
                  <w:rtl/>
                </w:rPr>
                <w:t xml:space="preserve">כולל נקודות, מפסקים, </w:t>
              </w:r>
            </w:ins>
          </w:p>
          <w:p w14:paraId="72ED6106" w14:textId="77777777" w:rsidR="00280D93" w:rsidRPr="00FA50C1" w:rsidRDefault="00280D93" w:rsidP="00B13B4B">
            <w:pPr>
              <w:ind w:right="-1080"/>
              <w:rPr>
                <w:ins w:id="210" w:author="Microsoft Office User" w:date="2026-01-20T14:36:00Z" w16du:dateUtc="2026-01-20T12:36:00Z"/>
                <w:sz w:val="18"/>
                <w:szCs w:val="18"/>
                <w:rtl/>
              </w:rPr>
            </w:pPr>
            <w:ins w:id="211" w:author="Microsoft Office User" w:date="2026-01-20T14:36:00Z" w16du:dateUtc="2026-01-20T12:36:00Z">
              <w:r w:rsidRPr="00FA50C1">
                <w:rPr>
                  <w:sz w:val="18"/>
                  <w:szCs w:val="18"/>
                  <w:rtl/>
                </w:rPr>
                <w:t xml:space="preserve">שקעים, ותאורה (התקנה). </w:t>
              </w:r>
            </w:ins>
          </w:p>
          <w:p w14:paraId="17B015E6" w14:textId="77777777" w:rsidR="00280D93" w:rsidRPr="00FA50C1" w:rsidRDefault="00280D93" w:rsidP="00B13B4B">
            <w:pPr>
              <w:ind w:right="-1080"/>
              <w:rPr>
                <w:ins w:id="212" w:author="Microsoft Office User" w:date="2026-01-20T14:36:00Z" w16du:dateUtc="2026-01-20T12:36:00Z"/>
                <w:sz w:val="18"/>
                <w:szCs w:val="18"/>
                <w:rtl/>
              </w:rPr>
            </w:pPr>
          </w:p>
        </w:tc>
      </w:tr>
      <w:tr w:rsidR="00280D93" w:rsidRPr="00436989" w14:paraId="507F43FF" w14:textId="77777777" w:rsidTr="00280D93">
        <w:trPr>
          <w:ins w:id="213" w:author="Microsoft Office User" w:date="2026-01-20T14:36:00Z"/>
        </w:trPr>
        <w:tc>
          <w:tcPr>
            <w:tcW w:w="3347" w:type="dxa"/>
            <w:vAlign w:val="center"/>
          </w:tcPr>
          <w:p w14:paraId="3FDE1A5F" w14:textId="77777777" w:rsidR="00280D93" w:rsidRPr="00FA50C1" w:rsidRDefault="00280D93" w:rsidP="00B13B4B">
            <w:pPr>
              <w:ind w:right="-1080"/>
              <w:rPr>
                <w:ins w:id="214" w:author="Microsoft Office User" w:date="2026-01-20T14:36:00Z" w16du:dateUtc="2026-01-20T12:36:00Z"/>
                <w:sz w:val="18"/>
                <w:szCs w:val="18"/>
                <w:rtl/>
              </w:rPr>
            </w:pPr>
            <w:ins w:id="215" w:author="Microsoft Office User" w:date="2026-01-20T14:36:00Z" w16du:dateUtc="2026-01-20T12:36:00Z">
              <w:r w:rsidRPr="00FA50C1">
                <w:rPr>
                  <w:sz w:val="18"/>
                  <w:szCs w:val="18"/>
                  <w:rtl/>
                </w:rPr>
                <w:t>שפכטל וצבע לכל הדירה</w:t>
              </w:r>
            </w:ins>
          </w:p>
        </w:tc>
        <w:tc>
          <w:tcPr>
            <w:tcW w:w="3347" w:type="dxa"/>
            <w:vAlign w:val="center"/>
          </w:tcPr>
          <w:p w14:paraId="46A681E8" w14:textId="77777777" w:rsidR="00280D93" w:rsidRPr="00FA50C1" w:rsidRDefault="00280D93" w:rsidP="00B13B4B">
            <w:pPr>
              <w:ind w:right="-1080"/>
              <w:rPr>
                <w:ins w:id="216" w:author="Microsoft Office User" w:date="2026-01-20T14:36:00Z" w16du:dateUtc="2026-01-20T12:36:00Z"/>
                <w:sz w:val="18"/>
                <w:szCs w:val="18"/>
                <w:rtl/>
              </w:rPr>
            </w:pPr>
            <w:ins w:id="217" w:author="Microsoft Office User" w:date="2026-01-20T14:36:00Z" w16du:dateUtc="2026-01-20T12:36:00Z">
              <w:r w:rsidRPr="00FA50C1">
                <w:rPr>
                  <w:sz w:val="18"/>
                  <w:szCs w:val="18"/>
                  <w:rtl/>
                </w:rPr>
                <w:t>שנה</w:t>
              </w:r>
            </w:ins>
          </w:p>
        </w:tc>
        <w:tc>
          <w:tcPr>
            <w:tcW w:w="3348" w:type="dxa"/>
            <w:vAlign w:val="center"/>
          </w:tcPr>
          <w:p w14:paraId="7CD2817C" w14:textId="77777777" w:rsidR="00280D93" w:rsidRPr="00FA50C1" w:rsidRDefault="00280D93" w:rsidP="00B13B4B">
            <w:pPr>
              <w:rPr>
                <w:ins w:id="218" w:author="Microsoft Office User" w:date="2026-01-20T14:36:00Z" w16du:dateUtc="2026-01-20T12:36:00Z"/>
                <w:sz w:val="18"/>
                <w:szCs w:val="18"/>
              </w:rPr>
            </w:pPr>
            <w:ins w:id="219" w:author="Microsoft Office User" w:date="2026-01-20T14:36:00Z" w16du:dateUtc="2026-01-20T12:36:00Z">
              <w:r w:rsidRPr="00FA50C1">
                <w:rPr>
                  <w:sz w:val="18"/>
                  <w:szCs w:val="18"/>
                  <w:rtl/>
                </w:rPr>
                <w:t>האחריות אינה כוללת רטיבות קיימת או נסתרת במבנה, סדיקה טבעית הנובעת מתזוזות המבנה, נזקים שנגרמו על-ידי הדייר</w:t>
              </w:r>
              <w:r w:rsidRPr="00FA50C1">
                <w:rPr>
                  <w:rFonts w:hint="cs"/>
                  <w:sz w:val="18"/>
                  <w:szCs w:val="18"/>
                  <w:rtl/>
                </w:rPr>
                <w:t>, נזקי מזג אוויר או</w:t>
              </w:r>
              <w:r w:rsidRPr="00FA50C1">
                <w:rPr>
                  <w:sz w:val="18"/>
                  <w:szCs w:val="18"/>
                  <w:rtl/>
                </w:rPr>
                <w:t xml:space="preserve"> גורם אחר לאחר המסירה, ועובש שנוצר בשל לחות או חוסר אוורור ולא כתוצאה מעבודת הקבלן</w:t>
              </w:r>
              <w:r w:rsidRPr="00FA50C1">
                <w:rPr>
                  <w:sz w:val="18"/>
                  <w:szCs w:val="18"/>
                </w:rPr>
                <w:t>.</w:t>
              </w:r>
            </w:ins>
          </w:p>
          <w:p w14:paraId="32BE7AF1" w14:textId="77777777" w:rsidR="00280D93" w:rsidRPr="00FA50C1" w:rsidRDefault="00280D93" w:rsidP="00B13B4B">
            <w:pPr>
              <w:ind w:right="-1080"/>
              <w:rPr>
                <w:ins w:id="220" w:author="Microsoft Office User" w:date="2026-01-20T14:36:00Z" w16du:dateUtc="2026-01-20T12:36:00Z"/>
                <w:sz w:val="18"/>
                <w:szCs w:val="18"/>
                <w:rtl/>
              </w:rPr>
            </w:pPr>
            <w:ins w:id="221" w:author="Microsoft Office User" w:date="2026-01-20T14:36:00Z" w16du:dateUtc="2026-01-20T12:36:00Z">
              <w:r w:rsidRPr="00FA50C1">
                <w:rPr>
                  <w:sz w:val="18"/>
                  <w:szCs w:val="18"/>
                </w:rPr>
                <w:t>.</w:t>
              </w:r>
            </w:ins>
          </w:p>
        </w:tc>
      </w:tr>
    </w:tbl>
    <w:p w14:paraId="23D72525" w14:textId="77777777" w:rsidR="004D2A02" w:rsidRPr="004D2A02" w:rsidRDefault="004D2A02" w:rsidP="004D2A02">
      <w:pPr>
        <w:tabs>
          <w:tab w:val="left" w:pos="2520"/>
        </w:tabs>
        <w:spacing w:line="240" w:lineRule="atLeast"/>
        <w:ind w:left="2268"/>
        <w:rPr>
          <w:rFonts w:ascii="Arial" w:hAnsi="Arial"/>
          <w:rtl/>
        </w:rPr>
      </w:pPr>
    </w:p>
    <w:p w14:paraId="3CCA1230" w14:textId="77777777" w:rsidR="004444E9" w:rsidRPr="00FA50C1" w:rsidRDefault="004444E9" w:rsidP="00FA50C1">
      <w:pPr>
        <w:numPr>
          <w:ilvl w:val="0"/>
          <w:numId w:val="1"/>
        </w:numPr>
        <w:spacing w:line="240" w:lineRule="atLeast"/>
        <w:ind w:left="624"/>
        <w:jc w:val="left"/>
        <w:rPr>
          <w:b/>
          <w:bCs/>
          <w:u w:val="single"/>
          <w:rtl/>
        </w:rPr>
        <w:pPrChange w:id="222" w:author="Microsoft Office User" w:date="2026-01-20T13:06:00Z" w16du:dateUtc="2026-01-20T11:06:00Z">
          <w:pPr>
            <w:numPr>
              <w:numId w:val="1"/>
            </w:numPr>
            <w:tabs>
              <w:tab w:val="left" w:pos="720"/>
            </w:tabs>
            <w:spacing w:line="240" w:lineRule="atLeast"/>
            <w:ind w:left="624" w:hanging="624"/>
          </w:pPr>
        </w:pPrChange>
      </w:pPr>
      <w:r>
        <w:rPr>
          <w:b/>
          <w:bCs/>
          <w:u w:val="single"/>
          <w:rtl/>
        </w:rPr>
        <w:t>יחסי הצדדים</w:t>
      </w:r>
    </w:p>
    <w:p w14:paraId="54D482BC" w14:textId="1DADC122" w:rsidR="001022AE" w:rsidRDefault="004444E9" w:rsidP="001022AE">
      <w:pPr>
        <w:numPr>
          <w:ilvl w:val="1"/>
          <w:numId w:val="1"/>
        </w:numPr>
        <w:spacing w:line="240" w:lineRule="atLeast"/>
        <w:ind w:left="1240" w:hanging="706"/>
      </w:pPr>
      <w:r>
        <w:rPr>
          <w:rtl/>
        </w:rPr>
        <w:t>הקבלן מצהיר, כי ביצוע העבודות על פי חוזה זה יעשה על ידו כקבלן עצמאי וכי כל מי שיועסקו על ידי הקבלן בביצוע העבודות הינם עובדי הקבלן ולא עובדי המזמין. חוזה זה לא י</w:t>
      </w:r>
      <w:r w:rsidR="001022AE">
        <w:rPr>
          <w:rFonts w:hint="cs"/>
          <w:rtl/>
        </w:rPr>
        <w:t>י</w:t>
      </w:r>
      <w:r>
        <w:rPr>
          <w:rtl/>
        </w:rPr>
        <w:t xml:space="preserve">צור, ולא יפורש כיוצר יחסי עובד ומעביד בין המזמין לבין הקבלן ו/או מי מעובדיו ו/או </w:t>
      </w:r>
      <w:proofErr w:type="spellStart"/>
      <w:r>
        <w:rPr>
          <w:rtl/>
        </w:rPr>
        <w:t>שלוחיו</w:t>
      </w:r>
      <w:proofErr w:type="spellEnd"/>
      <w:r>
        <w:rPr>
          <w:rtl/>
        </w:rPr>
        <w:t xml:space="preserve"> ו/או סוכניו ו/או קבלני משנה ו/או מי מטעמו והקבלן יהא אחראי לכל מעשה או מחדל של העובדים האמורים ולכל אחריות אחרת לגביהם שהחוק מטיל על מעסיק בקשר לעובדיו.</w:t>
      </w:r>
    </w:p>
    <w:p w14:paraId="3B96EAA3" w14:textId="77777777" w:rsidR="001022AE" w:rsidRDefault="001022AE" w:rsidP="00F402CC">
      <w:pPr>
        <w:spacing w:line="240" w:lineRule="atLeast"/>
        <w:ind w:left="1240"/>
        <w:rPr>
          <w:rtl/>
        </w:rPr>
      </w:pPr>
    </w:p>
    <w:p w14:paraId="6A92977F" w14:textId="77CB7F03" w:rsidR="004444E9" w:rsidRDefault="004444E9" w:rsidP="001022AE">
      <w:pPr>
        <w:numPr>
          <w:ilvl w:val="1"/>
          <w:numId w:val="1"/>
        </w:numPr>
        <w:spacing w:line="240" w:lineRule="atLeast"/>
        <w:ind w:left="1240" w:hanging="706"/>
        <w:rPr>
          <w:rtl/>
        </w:rPr>
      </w:pPr>
      <w:r>
        <w:rPr>
          <w:rtl/>
        </w:rPr>
        <w:t>הקבלן מצהיר ומתחייב בזה כי ישפה ויפצה את המזמין בגין כל הוצאה ו/או נזק שיגרמו לו כתוצאה מהכרזת מי מעובדיו ו/או מהמועסקים מטעמו במסגרת שירותי הקבלן כעובד של המזמין.</w:t>
      </w:r>
    </w:p>
    <w:p w14:paraId="14CAD2DC" w14:textId="77777777" w:rsidR="004444E9" w:rsidRDefault="004444E9" w:rsidP="004444E9">
      <w:pPr>
        <w:numPr>
          <w:ilvl w:val="12"/>
          <w:numId w:val="0"/>
        </w:numPr>
        <w:tabs>
          <w:tab w:val="left" w:pos="1440"/>
        </w:tabs>
        <w:spacing w:line="240" w:lineRule="atLeast"/>
        <w:ind w:left="1361" w:hanging="737"/>
        <w:rPr>
          <w:rtl/>
        </w:rPr>
      </w:pPr>
    </w:p>
    <w:p w14:paraId="4407EEBB" w14:textId="77777777" w:rsidR="004444E9" w:rsidRPr="00F402CC" w:rsidRDefault="004444E9" w:rsidP="00F402CC">
      <w:pPr>
        <w:numPr>
          <w:ilvl w:val="0"/>
          <w:numId w:val="1"/>
        </w:numPr>
        <w:spacing w:line="240" w:lineRule="atLeast"/>
        <w:ind w:left="624"/>
        <w:jc w:val="left"/>
        <w:rPr>
          <w:b/>
          <w:bCs/>
          <w:u w:val="single"/>
          <w:rtl/>
        </w:rPr>
        <w:pPrChange w:id="223" w:author="Microsoft Office User" w:date="2026-01-20T13:06:00Z" w16du:dateUtc="2026-01-20T11:06:00Z">
          <w:pPr>
            <w:numPr>
              <w:numId w:val="1"/>
            </w:numPr>
            <w:tabs>
              <w:tab w:val="left" w:pos="720"/>
            </w:tabs>
            <w:spacing w:line="240" w:lineRule="atLeast"/>
            <w:ind w:left="624" w:hanging="624"/>
          </w:pPr>
        </w:pPrChange>
      </w:pPr>
      <w:r>
        <w:rPr>
          <w:b/>
          <w:bCs/>
          <w:u w:val="single"/>
          <w:rtl/>
        </w:rPr>
        <w:t>איחור בהשלמת העבודות</w:t>
      </w:r>
    </w:p>
    <w:p w14:paraId="5EDFB7B0" w14:textId="7D62E200" w:rsidR="004444E9" w:rsidRDefault="004444E9" w:rsidP="00DC598B">
      <w:pPr>
        <w:tabs>
          <w:tab w:val="left" w:pos="1560"/>
        </w:tabs>
        <w:spacing w:line="240" w:lineRule="atLeast"/>
      </w:pPr>
    </w:p>
    <w:p w14:paraId="6F70C6EA" w14:textId="1679272B" w:rsidR="00280D93" w:rsidRDefault="00280D93" w:rsidP="00F402CC">
      <w:pPr>
        <w:numPr>
          <w:ilvl w:val="1"/>
          <w:numId w:val="1"/>
        </w:numPr>
        <w:spacing w:line="240" w:lineRule="atLeast"/>
        <w:ind w:left="1240" w:hanging="706"/>
      </w:pPr>
      <w:r w:rsidRPr="00F402CC">
        <w:rPr>
          <w:rtl/>
        </w:rPr>
        <w:t xml:space="preserve">מועד סיום העבודות יידחה בהתאם לכל הוראה בהסכם זה המקנה לקבלן ארכה, לרבות עקב שינויים, תוספות, עיכובים שאינם בשליטת הקבלן, עיכובים מצד המזמין, קבלנים </w:t>
      </w:r>
      <w:r w:rsidR="002A2964" w:rsidRPr="00F402CC">
        <w:rPr>
          <w:rFonts w:hint="cs"/>
          <w:rtl/>
        </w:rPr>
        <w:t>של המזמין</w:t>
      </w:r>
      <w:r w:rsidRPr="00F402CC">
        <w:rPr>
          <w:rtl/>
        </w:rPr>
        <w:t>, רשויות, תנאי אתר, או כל גורם אחר שאינו נובע ממעשה או מחדל של הקבלן</w:t>
      </w:r>
      <w:r w:rsidRPr="00F402CC">
        <w:t>.</w:t>
      </w:r>
      <w:r w:rsidR="00881424">
        <w:rPr>
          <w:rFonts w:hint="cs"/>
          <w:rtl/>
        </w:rPr>
        <w:t xml:space="preserve"> </w:t>
      </w:r>
    </w:p>
    <w:p w14:paraId="548BF7F1" w14:textId="75EEC695" w:rsidR="00280D93" w:rsidRDefault="00280D93" w:rsidP="00F402CC">
      <w:pPr>
        <w:spacing w:line="240" w:lineRule="atLeast"/>
        <w:ind w:left="1240"/>
      </w:pPr>
    </w:p>
    <w:p w14:paraId="18B3B8D6" w14:textId="50381F62" w:rsidR="00280D93" w:rsidRDefault="00280D93" w:rsidP="00F402CC">
      <w:pPr>
        <w:numPr>
          <w:ilvl w:val="1"/>
          <w:numId w:val="1"/>
        </w:numPr>
        <w:spacing w:line="240" w:lineRule="atLeast"/>
        <w:ind w:left="1240" w:hanging="706"/>
      </w:pPr>
      <w:r w:rsidRPr="00F402CC">
        <w:rPr>
          <w:rtl/>
        </w:rPr>
        <w:t xml:space="preserve">קרה של איחור כאמור העולה על 7 ימים </w:t>
      </w:r>
      <w:proofErr w:type="spellStart"/>
      <w:r w:rsidRPr="00F402CC">
        <w:rPr>
          <w:rtl/>
        </w:rPr>
        <w:t>קלנדריים</w:t>
      </w:r>
      <w:proofErr w:type="spellEnd"/>
      <w:r w:rsidRPr="00F402CC">
        <w:rPr>
          <w:rtl/>
        </w:rPr>
        <w:t xml:space="preserve">, ישלם הקבלן למזמין פיצוי מוסכם בסך </w:t>
      </w:r>
      <w:r w:rsidR="00003828" w:rsidRPr="00F402CC">
        <w:rPr>
          <w:rFonts w:hint="cs"/>
          <w:b/>
          <w:bCs/>
          <w:rtl/>
        </w:rPr>
        <w:t>500</w:t>
      </w:r>
      <w:r w:rsidRPr="00F402CC">
        <w:rPr>
          <w:b/>
          <w:bCs/>
        </w:rPr>
        <w:t xml:space="preserve"> </w:t>
      </w:r>
      <w:r w:rsidRPr="00F402CC">
        <w:rPr>
          <w:b/>
          <w:bCs/>
          <w:rtl/>
        </w:rPr>
        <w:t>₪</w:t>
      </w:r>
      <w:r w:rsidRPr="00F402CC">
        <w:rPr>
          <w:rtl/>
        </w:rPr>
        <w:t xml:space="preserve"> לכל יום איחור, וזאת החל מהיום השמיני לאיחור בלבד</w:t>
      </w:r>
      <w:r w:rsidR="00CC6DDD">
        <w:rPr>
          <w:rFonts w:hint="cs"/>
          <w:rtl/>
        </w:rPr>
        <w:t xml:space="preserve">, ומבלי שיהא בכך כדי לגרוע </w:t>
      </w:r>
      <w:r w:rsidRPr="00F402CC">
        <w:t>.</w:t>
      </w:r>
    </w:p>
    <w:p w14:paraId="7DE303FC" w14:textId="5A303D0B" w:rsidR="00280D93" w:rsidRDefault="00280D93" w:rsidP="005A414D">
      <w:pPr>
        <w:numPr>
          <w:ilvl w:val="1"/>
          <w:numId w:val="1"/>
        </w:numPr>
        <w:spacing w:line="240" w:lineRule="atLeast"/>
        <w:ind w:left="1240" w:hanging="706"/>
      </w:pPr>
      <w:r w:rsidRPr="00F402CC">
        <w:rPr>
          <w:rtl/>
        </w:rPr>
        <w:t xml:space="preserve">איחור בהשלמת העבודות העולה על </w:t>
      </w:r>
      <w:r w:rsidR="00C444C8">
        <w:rPr>
          <w:b/>
          <w:bCs/>
        </w:rPr>
        <w:t xml:space="preserve"> </w:t>
      </w:r>
      <w:r w:rsidRPr="005A414D">
        <w:rPr>
          <w:b/>
          <w:bCs/>
        </w:rPr>
        <w:t xml:space="preserve">45 </w:t>
      </w:r>
      <w:r w:rsidRPr="005A414D">
        <w:rPr>
          <w:b/>
          <w:bCs/>
          <w:rtl/>
        </w:rPr>
        <w:t>ימים</w:t>
      </w:r>
      <w:r w:rsidRPr="00F402CC">
        <w:rPr>
          <w:rtl/>
        </w:rPr>
        <w:t xml:space="preserve"> ייחשב כהפרה יסודית, ו</w:t>
      </w:r>
      <w:r w:rsidR="00C444C8">
        <w:rPr>
          <w:rFonts w:hint="cs"/>
          <w:rtl/>
        </w:rPr>
        <w:t xml:space="preserve">ככל </w:t>
      </w:r>
      <w:r w:rsidRPr="00F402CC">
        <w:rPr>
          <w:rtl/>
        </w:rPr>
        <w:t>שניתנה לקבלן התראה בכתב של 7 ימים מראש והקבלן לא השלים את העבודות בתוך תקופה זו</w:t>
      </w:r>
      <w:r w:rsidR="00CC6DDD">
        <w:rPr>
          <w:rFonts w:hint="cs"/>
          <w:rtl/>
        </w:rPr>
        <w:t xml:space="preserve">, </w:t>
      </w:r>
      <w:r w:rsidR="00C444C8">
        <w:rPr>
          <w:rFonts w:hint="cs"/>
          <w:rtl/>
        </w:rPr>
        <w:t xml:space="preserve">יהיה המזמין </w:t>
      </w:r>
      <w:r w:rsidR="006721DA">
        <w:rPr>
          <w:rFonts w:hint="cs"/>
          <w:rtl/>
        </w:rPr>
        <w:t>זכאי</w:t>
      </w:r>
      <w:r w:rsidR="00C444C8">
        <w:rPr>
          <w:rFonts w:hint="cs"/>
          <w:rtl/>
        </w:rPr>
        <w:t xml:space="preserve"> </w:t>
      </w:r>
      <w:r w:rsidR="005A414D">
        <w:rPr>
          <w:rFonts w:hint="cs"/>
          <w:rtl/>
        </w:rPr>
        <w:t>לבטל את ההסכם ולכל סעד או תרפה אחרים על פי דין, בנוסף לפיצוי המוסכם.</w:t>
      </w:r>
    </w:p>
    <w:p w14:paraId="43C41176" w14:textId="77777777" w:rsidR="004444E9" w:rsidRPr="00DE0836" w:rsidRDefault="004444E9" w:rsidP="004444E9">
      <w:pPr>
        <w:tabs>
          <w:tab w:val="left" w:pos="2400"/>
        </w:tabs>
        <w:spacing w:line="240" w:lineRule="atLeast"/>
      </w:pPr>
    </w:p>
    <w:p w14:paraId="53DEB901" w14:textId="77777777" w:rsidR="004444E9" w:rsidRPr="006721DA" w:rsidRDefault="004444E9" w:rsidP="006721DA">
      <w:pPr>
        <w:numPr>
          <w:ilvl w:val="0"/>
          <w:numId w:val="1"/>
        </w:numPr>
        <w:spacing w:line="240" w:lineRule="atLeast"/>
        <w:ind w:left="624"/>
        <w:jc w:val="left"/>
        <w:rPr>
          <w:b/>
          <w:bCs/>
          <w:u w:val="single"/>
          <w:rtl/>
        </w:rPr>
        <w:pPrChange w:id="224" w:author="Microsoft Office User" w:date="2026-01-20T13:06:00Z" w16du:dateUtc="2026-01-20T11:06:00Z">
          <w:pPr>
            <w:numPr>
              <w:numId w:val="1"/>
            </w:numPr>
            <w:tabs>
              <w:tab w:val="left" w:pos="2400"/>
            </w:tabs>
            <w:spacing w:line="240" w:lineRule="atLeast"/>
            <w:ind w:left="624" w:hanging="624"/>
          </w:pPr>
        </w:pPrChange>
      </w:pPr>
      <w:r>
        <w:rPr>
          <w:b/>
          <w:bCs/>
          <w:u w:val="single"/>
          <w:rtl/>
        </w:rPr>
        <w:t>הסבת זכויות</w:t>
      </w:r>
    </w:p>
    <w:p w14:paraId="226C2CBD" w14:textId="77777777" w:rsidR="004444E9" w:rsidRDefault="004444E9" w:rsidP="004444E9">
      <w:pPr>
        <w:numPr>
          <w:ilvl w:val="12"/>
          <w:numId w:val="0"/>
        </w:numPr>
        <w:tabs>
          <w:tab w:val="left" w:pos="720"/>
        </w:tabs>
        <w:spacing w:line="240" w:lineRule="atLeast"/>
        <w:ind w:left="624" w:hanging="624"/>
        <w:rPr>
          <w:rFonts w:hint="cs"/>
          <w:rtl/>
        </w:rPr>
      </w:pPr>
    </w:p>
    <w:p w14:paraId="77949974" w14:textId="7D56C2D1" w:rsidR="004444E9" w:rsidRPr="00492719" w:rsidRDefault="00280D93" w:rsidP="00A73F75">
      <w:pPr>
        <w:spacing w:line="240" w:lineRule="atLeast"/>
        <w:ind w:left="610"/>
        <w:rPr>
          <w:rtl/>
        </w:rPr>
      </w:pPr>
      <w:r w:rsidRPr="00492719">
        <w:rPr>
          <w:rtl/>
        </w:rPr>
        <w:t>הקבלן לא יהיה רשאי להסב או להעביר לאחר או לאחרים את זכויותיו ו/או התחייבויותיו על פי הסכם זה, כולן או חלקן</w:t>
      </w:r>
      <w:r w:rsidR="00A73F75" w:rsidRPr="00492719">
        <w:rPr>
          <w:rFonts w:hint="cs"/>
          <w:rtl/>
        </w:rPr>
        <w:t>. א</w:t>
      </w:r>
      <w:r w:rsidR="00881424" w:rsidRPr="00492719">
        <w:rPr>
          <w:rFonts w:hint="eastAsia"/>
          <w:rtl/>
        </w:rPr>
        <w:t>ין</w:t>
      </w:r>
      <w:r w:rsidR="00881424" w:rsidRPr="00492719">
        <w:rPr>
          <w:rtl/>
        </w:rPr>
        <w:t xml:space="preserve"> </w:t>
      </w:r>
      <w:r w:rsidR="003B0455" w:rsidRPr="00492719">
        <w:rPr>
          <w:rFonts w:hint="eastAsia"/>
          <w:rtl/>
        </w:rPr>
        <w:t>באיסור</w:t>
      </w:r>
      <w:r w:rsidR="003B0455" w:rsidRPr="00492719">
        <w:rPr>
          <w:rtl/>
        </w:rPr>
        <w:t xml:space="preserve"> הסבה או המחאה כאמור כדי למנוע מהקבלן את האפשרות </w:t>
      </w:r>
      <w:r w:rsidR="003B0455" w:rsidRPr="00492719">
        <w:rPr>
          <w:rFonts w:hint="cs"/>
          <w:rtl/>
        </w:rPr>
        <w:t xml:space="preserve">להעסיק </w:t>
      </w:r>
      <w:r w:rsidRPr="00492719">
        <w:rPr>
          <w:rtl/>
        </w:rPr>
        <w:t>קבלני משנה לצורך ביצוע חלקים מן העבודות, כמקובל בענף השיפוצים</w:t>
      </w:r>
      <w:r w:rsidRPr="00492719">
        <w:t>.</w:t>
      </w:r>
      <w:r w:rsidR="00881424" w:rsidRPr="00492719">
        <w:rPr>
          <w:rFonts w:hint="cs"/>
          <w:rtl/>
        </w:rPr>
        <w:t xml:space="preserve"> </w:t>
      </w:r>
      <w:r w:rsidR="00503A85" w:rsidRPr="00492719">
        <w:rPr>
          <w:rFonts w:hint="cs"/>
          <w:rtl/>
        </w:rPr>
        <w:t>ו</w:t>
      </w:r>
      <w:r w:rsidR="00881424" w:rsidRPr="00492719">
        <w:rPr>
          <w:rFonts w:hint="cs"/>
          <w:rtl/>
        </w:rPr>
        <w:t xml:space="preserve">בלבד שלא יהיה </w:t>
      </w:r>
      <w:r w:rsidR="00503A85" w:rsidRPr="00492719">
        <w:rPr>
          <w:rFonts w:hint="cs"/>
          <w:rtl/>
        </w:rPr>
        <w:t xml:space="preserve">בכך כדי לפטור </w:t>
      </w:r>
      <w:r w:rsidR="00D953E1" w:rsidRPr="00492719">
        <w:rPr>
          <w:rFonts w:hint="cs"/>
          <w:rtl/>
        </w:rPr>
        <w:t>את</w:t>
      </w:r>
      <w:r w:rsidR="00503A85" w:rsidRPr="00492719">
        <w:rPr>
          <w:rFonts w:hint="cs"/>
          <w:rtl/>
        </w:rPr>
        <w:t xml:space="preserve"> הקבלן </w:t>
      </w:r>
      <w:r w:rsidR="00D953E1" w:rsidRPr="00492719">
        <w:rPr>
          <w:rFonts w:hint="cs"/>
          <w:rtl/>
        </w:rPr>
        <w:t xml:space="preserve"> או לגרוע מאחריותו </w:t>
      </w:r>
      <w:r w:rsidR="00503A85" w:rsidRPr="00492719">
        <w:rPr>
          <w:rFonts w:hint="cs"/>
          <w:rtl/>
        </w:rPr>
        <w:t xml:space="preserve">כלפי המזמין. </w:t>
      </w:r>
    </w:p>
    <w:p w14:paraId="2EAD6DEE" w14:textId="77777777" w:rsidR="00492719" w:rsidRDefault="00492719" w:rsidP="00A73F75">
      <w:pPr>
        <w:spacing w:line="240" w:lineRule="atLeast"/>
        <w:ind w:left="610"/>
      </w:pPr>
    </w:p>
    <w:p w14:paraId="1ACFDDB8" w14:textId="77777777" w:rsidR="004444E9" w:rsidRPr="00492719" w:rsidRDefault="004444E9" w:rsidP="00492719">
      <w:pPr>
        <w:numPr>
          <w:ilvl w:val="0"/>
          <w:numId w:val="1"/>
        </w:numPr>
        <w:spacing w:line="240" w:lineRule="atLeast"/>
        <w:ind w:left="624"/>
        <w:jc w:val="left"/>
        <w:rPr>
          <w:b/>
          <w:bCs/>
          <w:u w:val="single"/>
          <w:rtl/>
        </w:rPr>
        <w:pPrChange w:id="225" w:author="Microsoft Office User" w:date="2026-01-20T13:06:00Z" w16du:dateUtc="2026-01-20T11:06:00Z">
          <w:pPr>
            <w:numPr>
              <w:numId w:val="1"/>
            </w:numPr>
            <w:tabs>
              <w:tab w:val="left" w:pos="720"/>
            </w:tabs>
            <w:spacing w:line="240" w:lineRule="atLeast"/>
            <w:ind w:left="624" w:hanging="624"/>
          </w:pPr>
        </w:pPrChange>
      </w:pPr>
      <w:r>
        <w:rPr>
          <w:b/>
          <w:bCs/>
          <w:u w:val="single"/>
          <w:rtl/>
        </w:rPr>
        <w:t>הפרת החוזה</w:t>
      </w:r>
    </w:p>
    <w:p w14:paraId="3379A8F2" w14:textId="77777777" w:rsidR="004444E9" w:rsidRDefault="004444E9" w:rsidP="004444E9">
      <w:pPr>
        <w:numPr>
          <w:ilvl w:val="12"/>
          <w:numId w:val="0"/>
        </w:numPr>
        <w:tabs>
          <w:tab w:val="left" w:pos="720"/>
        </w:tabs>
        <w:spacing w:line="240" w:lineRule="atLeast"/>
        <w:ind w:left="624" w:hanging="624"/>
        <w:rPr>
          <w:rtl/>
        </w:rPr>
      </w:pPr>
    </w:p>
    <w:p w14:paraId="5D53223B" w14:textId="4117BC48" w:rsidR="004444E9" w:rsidRDefault="00E13D2B" w:rsidP="00E13D2B">
      <w:pPr>
        <w:numPr>
          <w:ilvl w:val="12"/>
          <w:numId w:val="0"/>
        </w:numPr>
        <w:tabs>
          <w:tab w:val="left" w:pos="1440"/>
        </w:tabs>
        <w:spacing w:line="240" w:lineRule="atLeast"/>
        <w:ind w:left="624"/>
        <w:rPr>
          <w:rtl/>
        </w:rPr>
      </w:pPr>
      <w:r>
        <w:rPr>
          <w:rFonts w:hint="cs"/>
          <w:rtl/>
        </w:rPr>
        <w:t xml:space="preserve">מבלי לגרוע מהוראות סעיף </w:t>
      </w:r>
      <w:r w:rsidR="003857EF">
        <w:rPr>
          <w:rFonts w:hint="cs"/>
          <w:rtl/>
        </w:rPr>
        <w:t>1</w:t>
      </w:r>
      <w:r w:rsidR="00047351">
        <w:rPr>
          <w:rFonts w:hint="cs"/>
          <w:rtl/>
        </w:rPr>
        <w:t>3</w:t>
      </w:r>
      <w:r w:rsidR="003857EF">
        <w:rPr>
          <w:rFonts w:hint="cs"/>
          <w:rtl/>
        </w:rPr>
        <w:t xml:space="preserve"> לעיל, </w:t>
      </w:r>
      <w:r w:rsidR="004444E9">
        <w:rPr>
          <w:rtl/>
        </w:rPr>
        <w:t>הפר הקבלן אחת או יותר מהתחייבויותיו על פי חוזה זה, ולא תיקן את ההפרה בתוך 7 ימים מיום שקיבל התראה על כך, יהא חייב הקבלן לשלם למזמין פיצויים בעד הנזקים, ההפסדים וההוצאות שנגרמו למזמין כתוצאה מההפרה האמורה. זאת, בנוסף ומבלי לגרוע מזכותו של המזמין על פי חוזה זה או על פי כל דין לקבל נגד הקבלן כל סעד משפטי אחר או נוסף, לרבות צו מניעה, צו עשה וצווי ביניים.</w:t>
      </w:r>
    </w:p>
    <w:p w14:paraId="595514DD" w14:textId="77777777" w:rsidR="004444E9" w:rsidRDefault="004444E9" w:rsidP="004444E9">
      <w:pPr>
        <w:numPr>
          <w:ilvl w:val="12"/>
          <w:numId w:val="0"/>
        </w:numPr>
        <w:tabs>
          <w:tab w:val="left" w:pos="720"/>
        </w:tabs>
        <w:spacing w:line="240" w:lineRule="atLeast"/>
        <w:ind w:left="624" w:hanging="624"/>
      </w:pPr>
    </w:p>
    <w:p w14:paraId="7E503234" w14:textId="77777777" w:rsidR="00D51C3D" w:rsidRDefault="004444E9" w:rsidP="00D51C3D">
      <w:pPr>
        <w:numPr>
          <w:ilvl w:val="0"/>
          <w:numId w:val="1"/>
        </w:numPr>
        <w:spacing w:line="240" w:lineRule="atLeast"/>
        <w:ind w:left="624"/>
        <w:jc w:val="left"/>
        <w:rPr>
          <w:b/>
          <w:bCs/>
          <w:u w:val="single"/>
        </w:rPr>
      </w:pPr>
      <w:r>
        <w:rPr>
          <w:b/>
          <w:bCs/>
          <w:u w:val="single"/>
          <w:rtl/>
        </w:rPr>
        <w:t xml:space="preserve">ביטול </w:t>
      </w:r>
      <w:proofErr w:type="spellStart"/>
      <w:r>
        <w:rPr>
          <w:b/>
          <w:bCs/>
          <w:u w:val="single"/>
          <w:rtl/>
        </w:rPr>
        <w:t>מיידי</w:t>
      </w:r>
      <w:proofErr w:type="spellEnd"/>
    </w:p>
    <w:p w14:paraId="65E1F917" w14:textId="0517D4ED" w:rsidR="00066CA7" w:rsidRPr="00D51C3D" w:rsidRDefault="004444E9" w:rsidP="00D51C3D">
      <w:pPr>
        <w:spacing w:line="240" w:lineRule="atLeast"/>
        <w:ind w:left="624"/>
        <w:jc w:val="left"/>
        <w:rPr>
          <w:b/>
          <w:bCs/>
          <w:u w:val="single"/>
        </w:rPr>
      </w:pPr>
      <w:r>
        <w:rPr>
          <w:rtl/>
        </w:rPr>
        <w:t xml:space="preserve">המזמין רשאי לבטל חוזה זה לאלתר בכל אחד מהמקרים המפורטים </w:t>
      </w:r>
      <w:r w:rsidR="00066CA7">
        <w:rPr>
          <w:rFonts w:hint="cs"/>
          <w:rtl/>
        </w:rPr>
        <w:t>להלן:</w:t>
      </w:r>
    </w:p>
    <w:p w14:paraId="5615B0FD" w14:textId="43FC7B22" w:rsidR="00695E79" w:rsidRDefault="00695E79" w:rsidP="00066CA7">
      <w:pPr>
        <w:numPr>
          <w:ilvl w:val="12"/>
          <w:numId w:val="0"/>
        </w:numPr>
        <w:tabs>
          <w:tab w:val="left" w:pos="2400"/>
        </w:tabs>
        <w:spacing w:line="240" w:lineRule="atLeast"/>
        <w:ind w:left="1361" w:hanging="737"/>
        <w:rPr>
          <w:rtl/>
        </w:rPr>
      </w:pPr>
    </w:p>
    <w:p w14:paraId="4D3B2A4E" w14:textId="03E59430" w:rsidR="004444E9" w:rsidRDefault="004444E9" w:rsidP="00D51C3D">
      <w:pPr>
        <w:pStyle w:val="ListParagraph"/>
        <w:numPr>
          <w:ilvl w:val="0"/>
          <w:numId w:val="11"/>
        </w:numPr>
        <w:tabs>
          <w:tab w:val="left" w:pos="1560"/>
        </w:tabs>
        <w:spacing w:line="240" w:lineRule="atLeast"/>
        <w:ind w:left="1330"/>
        <w:rPr>
          <w:rtl/>
        </w:rPr>
        <w:pPrChange w:id="226" w:author="Microsoft Office User" w:date="2026-01-20T14:40:00Z" w16du:dateUtc="2026-01-20T12:40:00Z">
          <w:pPr>
            <w:pStyle w:val="ListParagraph"/>
            <w:numPr>
              <w:numId w:val="11"/>
            </w:numPr>
            <w:tabs>
              <w:tab w:val="left" w:pos="1560"/>
            </w:tabs>
            <w:spacing w:line="240" w:lineRule="atLeast"/>
            <w:ind w:left="2161" w:hanging="750"/>
          </w:pPr>
        </w:pPrChange>
      </w:pPr>
      <w:r>
        <w:rPr>
          <w:rtl/>
        </w:rPr>
        <w:t>בכל מקרה שינתן נגד הקבלן צו זמני או קבוע - לפשיטת רגל או למינוי נאמן ו/או לכינוס נכסים ו/או לפירוק ו/או יוטלו על נכסי הקבלן צו עיקול זמני או קבוע והצו לא יבוטל בתוך 30 יום מהמועד בו הוצא הצו יהא רשאי המזמין לבטל החוזה לאלתר.</w:t>
      </w:r>
    </w:p>
    <w:p w14:paraId="13ED2305" w14:textId="7CF5A466" w:rsidR="00280D93" w:rsidRPr="00F8459F" w:rsidRDefault="00280D93" w:rsidP="00D51C3D">
      <w:pPr>
        <w:pStyle w:val="ListParagraph"/>
        <w:numPr>
          <w:ilvl w:val="0"/>
          <w:numId w:val="11"/>
        </w:numPr>
        <w:tabs>
          <w:tab w:val="left" w:pos="1560"/>
        </w:tabs>
        <w:spacing w:line="240" w:lineRule="atLeast"/>
        <w:ind w:left="1330"/>
      </w:pPr>
      <w:r w:rsidRPr="00D51C3D">
        <w:rPr>
          <w:rtl/>
        </w:rPr>
        <w:t xml:space="preserve">בכל מקרה שבו הקבלן ביצע הפרה יסודית של הסכם זה, ולא תיקן את ההפרה בתוך </w:t>
      </w:r>
      <w:r w:rsidRPr="00123AB9">
        <w:rPr>
          <w:sz w:val="20"/>
          <w:szCs w:val="20"/>
        </w:rPr>
        <w:t xml:space="preserve">14 </w:t>
      </w:r>
      <w:r w:rsidR="00123AB9">
        <w:rPr>
          <w:rFonts w:hint="cs"/>
          <w:rtl/>
        </w:rPr>
        <w:t xml:space="preserve"> </w:t>
      </w:r>
      <w:r w:rsidRPr="00123AB9">
        <w:rPr>
          <w:rtl/>
        </w:rPr>
        <w:t>ימים</w:t>
      </w:r>
      <w:r w:rsidRPr="00D51C3D">
        <w:rPr>
          <w:rtl/>
        </w:rPr>
        <w:t xml:space="preserve"> ממועד קבלת התראה בכתב מאת המזמין, יהא המזמין רשאי לבטל את ההסכם</w:t>
      </w:r>
      <w:r w:rsidR="00123AB9">
        <w:rPr>
          <w:rFonts w:hint="cs"/>
          <w:rtl/>
        </w:rPr>
        <w:t>.</w:t>
      </w:r>
      <w:r>
        <w:rPr>
          <w:rtl/>
        </w:rPr>
        <w:t xml:space="preserve"> </w:t>
      </w:r>
    </w:p>
    <w:p w14:paraId="40CA9455" w14:textId="77777777" w:rsidR="004444E9" w:rsidRDefault="004444E9" w:rsidP="004444E9">
      <w:pPr>
        <w:numPr>
          <w:ilvl w:val="12"/>
          <w:numId w:val="0"/>
        </w:numPr>
        <w:ind w:left="720" w:hanging="624"/>
        <w:rPr>
          <w:rtl/>
        </w:rPr>
      </w:pPr>
    </w:p>
    <w:p w14:paraId="3E334207" w14:textId="77777777" w:rsidR="004444E9" w:rsidRPr="00492719" w:rsidRDefault="004444E9" w:rsidP="00492719">
      <w:pPr>
        <w:numPr>
          <w:ilvl w:val="0"/>
          <w:numId w:val="1"/>
        </w:numPr>
        <w:spacing w:line="240" w:lineRule="atLeast"/>
        <w:ind w:left="624"/>
        <w:jc w:val="left"/>
        <w:rPr>
          <w:b/>
          <w:bCs/>
          <w:u w:val="single"/>
          <w:rtl/>
        </w:rPr>
        <w:pPrChange w:id="227" w:author="Microsoft Office User" w:date="2026-01-20T13:06:00Z" w16du:dateUtc="2026-01-20T11:06:00Z">
          <w:pPr>
            <w:numPr>
              <w:numId w:val="1"/>
            </w:numPr>
            <w:ind w:left="624" w:hanging="624"/>
          </w:pPr>
        </w:pPrChange>
      </w:pPr>
      <w:r>
        <w:rPr>
          <w:b/>
          <w:bCs/>
          <w:u w:val="single"/>
          <w:rtl/>
        </w:rPr>
        <w:t>שינויים בהיקף העבודות</w:t>
      </w:r>
    </w:p>
    <w:p w14:paraId="4F78E5ED" w14:textId="77777777" w:rsidR="004444E9" w:rsidRDefault="004444E9" w:rsidP="004444E9">
      <w:pPr>
        <w:numPr>
          <w:ilvl w:val="12"/>
          <w:numId w:val="0"/>
        </w:numPr>
        <w:ind w:left="624" w:hanging="624"/>
        <w:rPr>
          <w:rtl/>
        </w:rPr>
      </w:pPr>
    </w:p>
    <w:p w14:paraId="4FAB5C98" w14:textId="358CAB16" w:rsidR="004444E9" w:rsidRDefault="004444E9" w:rsidP="00D4539A">
      <w:pPr>
        <w:ind w:left="610"/>
        <w:rPr>
          <w:rtl/>
        </w:rPr>
      </w:pPr>
      <w:r>
        <w:rPr>
          <w:rtl/>
        </w:rPr>
        <w:t>המזמין יהא רשאי לשנות מעת לעת את היקף העבודות, לרבות ביצוע הגדלה או שינוי בחלק מהעבודות או במלוא היקף העבודות, והכל לפי שיקול דעתו המוחלט והבלעדי</w:t>
      </w:r>
      <w:r w:rsidR="005100AF">
        <w:rPr>
          <w:rFonts w:hint="cs"/>
          <w:rtl/>
        </w:rPr>
        <w:t xml:space="preserve">, ובמקרה כזה </w:t>
      </w:r>
      <w:r w:rsidR="00153E3A">
        <w:rPr>
          <w:rFonts w:hint="cs"/>
          <w:rtl/>
        </w:rPr>
        <w:t xml:space="preserve">תקטן או תגדל התמורה, לפי העניין, בהתאם למחירים ליח' המפורטים </w:t>
      </w:r>
      <w:r w:rsidR="00462D93">
        <w:rPr>
          <w:rFonts w:hint="cs"/>
          <w:rtl/>
        </w:rPr>
        <w:t>בהצעת המחיר.</w:t>
      </w:r>
    </w:p>
    <w:p w14:paraId="4B44A9F5" w14:textId="77777777" w:rsidR="004444E9" w:rsidRDefault="004444E9" w:rsidP="004444E9">
      <w:pPr>
        <w:numPr>
          <w:ilvl w:val="12"/>
          <w:numId w:val="0"/>
        </w:numPr>
        <w:ind w:left="624"/>
        <w:rPr>
          <w:rtl/>
        </w:rPr>
      </w:pPr>
    </w:p>
    <w:p w14:paraId="6A3CD34E" w14:textId="77777777" w:rsidR="004444E9" w:rsidRDefault="004444E9" w:rsidP="004444E9">
      <w:pPr>
        <w:numPr>
          <w:ilvl w:val="12"/>
          <w:numId w:val="0"/>
        </w:numPr>
        <w:ind w:left="624"/>
        <w:rPr>
          <w:rtl/>
        </w:rPr>
      </w:pPr>
    </w:p>
    <w:p w14:paraId="4A4190AB" w14:textId="77777777" w:rsidR="004444E9" w:rsidRPr="00492719" w:rsidRDefault="004444E9" w:rsidP="00492719">
      <w:pPr>
        <w:numPr>
          <w:ilvl w:val="0"/>
          <w:numId w:val="1"/>
        </w:numPr>
        <w:spacing w:line="240" w:lineRule="atLeast"/>
        <w:ind w:left="624"/>
        <w:jc w:val="left"/>
        <w:rPr>
          <w:b/>
          <w:bCs/>
          <w:u w:val="single"/>
          <w:rtl/>
        </w:rPr>
        <w:pPrChange w:id="228" w:author="Microsoft Office User" w:date="2026-01-20T13:06:00Z" w16du:dateUtc="2026-01-20T11:06:00Z">
          <w:pPr>
            <w:numPr>
              <w:numId w:val="1"/>
            </w:numPr>
            <w:tabs>
              <w:tab w:val="left" w:pos="720"/>
            </w:tabs>
            <w:spacing w:line="240" w:lineRule="atLeast"/>
            <w:ind w:left="624" w:hanging="624"/>
          </w:pPr>
        </w:pPrChange>
      </w:pPr>
      <w:r>
        <w:rPr>
          <w:b/>
          <w:bCs/>
          <w:u w:val="single"/>
          <w:rtl/>
        </w:rPr>
        <w:t>בלעדיות החוזה</w:t>
      </w:r>
    </w:p>
    <w:p w14:paraId="5057DB31" w14:textId="77777777" w:rsidR="004444E9" w:rsidRDefault="004444E9" w:rsidP="004444E9">
      <w:pPr>
        <w:numPr>
          <w:ilvl w:val="12"/>
          <w:numId w:val="0"/>
        </w:numPr>
        <w:tabs>
          <w:tab w:val="left" w:pos="720"/>
        </w:tabs>
        <w:spacing w:line="240" w:lineRule="atLeast"/>
        <w:ind w:left="624" w:hanging="624"/>
        <w:rPr>
          <w:rtl/>
        </w:rPr>
      </w:pPr>
    </w:p>
    <w:p w14:paraId="5580D64B" w14:textId="77777777" w:rsidR="004444E9" w:rsidRDefault="004444E9" w:rsidP="004444E9">
      <w:pPr>
        <w:numPr>
          <w:ilvl w:val="12"/>
          <w:numId w:val="0"/>
        </w:numPr>
        <w:tabs>
          <w:tab w:val="left" w:pos="709"/>
        </w:tabs>
        <w:spacing w:line="240" w:lineRule="atLeast"/>
        <w:ind w:left="624" w:hanging="624"/>
        <w:rPr>
          <w:rtl/>
        </w:rPr>
      </w:pPr>
      <w:r>
        <w:rPr>
          <w:rFonts w:hint="cs"/>
          <w:rtl/>
        </w:rPr>
        <w:tab/>
      </w:r>
      <w:r>
        <w:rPr>
          <w:rtl/>
        </w:rPr>
        <w:t xml:space="preserve">הצדדים מצהירים בזה כי חוזה זה מכיל, מגלם, ממזג ומבטא את כל התנאים המוסכמים בין הצדדים לגבי נושא חוזה זה. כל הבטחות, ערובות, הסכמים בכתב או בעל-פה, התחייבות או מצגים בדבר נושא חוזה זה שניתנו או נעשו על ידי הצדדים לפני </w:t>
      </w:r>
      <w:r>
        <w:rPr>
          <w:rFonts w:hint="cs"/>
          <w:rtl/>
        </w:rPr>
        <w:t>כ</w:t>
      </w:r>
      <w:r>
        <w:rPr>
          <w:rtl/>
        </w:rPr>
        <w:t>ריתת חוזה זה ואשר לא באו לידי ביטוי מפורש בו, אין בהם כדי להוסיף על החיובים והזכויות הקבועים בחוזה זה או הנובעים הימנו, לגרוע מהם או לשנותם, והצדדים לא יהיו קשורים בהם החל מתאריך חוזה זה.</w:t>
      </w:r>
    </w:p>
    <w:p w14:paraId="4AA9DFE0" w14:textId="77777777" w:rsidR="004444E9" w:rsidRDefault="004444E9" w:rsidP="004444E9">
      <w:pPr>
        <w:numPr>
          <w:ilvl w:val="12"/>
          <w:numId w:val="0"/>
        </w:numPr>
        <w:tabs>
          <w:tab w:val="left" w:pos="709"/>
        </w:tabs>
        <w:spacing w:line="240" w:lineRule="atLeast"/>
        <w:ind w:left="624" w:hanging="624"/>
        <w:rPr>
          <w:rtl/>
        </w:rPr>
      </w:pPr>
    </w:p>
    <w:p w14:paraId="4883A967" w14:textId="77777777" w:rsidR="004444E9" w:rsidRPr="00492719" w:rsidRDefault="004444E9" w:rsidP="00492719">
      <w:pPr>
        <w:numPr>
          <w:ilvl w:val="0"/>
          <w:numId w:val="1"/>
        </w:numPr>
        <w:spacing w:line="240" w:lineRule="atLeast"/>
        <w:ind w:left="624"/>
        <w:jc w:val="left"/>
        <w:rPr>
          <w:b/>
          <w:bCs/>
          <w:u w:val="single"/>
          <w:rtl/>
        </w:rPr>
        <w:pPrChange w:id="229" w:author="Microsoft Office User" w:date="2026-01-20T13:06:00Z" w16du:dateUtc="2026-01-20T11:06:00Z">
          <w:pPr>
            <w:numPr>
              <w:numId w:val="1"/>
            </w:numPr>
            <w:tabs>
              <w:tab w:val="left" w:pos="720"/>
            </w:tabs>
            <w:spacing w:line="240" w:lineRule="atLeast"/>
            <w:ind w:left="624" w:hanging="624"/>
          </w:pPr>
        </w:pPrChange>
      </w:pPr>
      <w:r>
        <w:rPr>
          <w:b/>
          <w:bCs/>
          <w:u w:val="single"/>
          <w:rtl/>
        </w:rPr>
        <w:t>סמכות שיפוט</w:t>
      </w:r>
    </w:p>
    <w:p w14:paraId="7E06B24D" w14:textId="77777777" w:rsidR="004444E9" w:rsidRDefault="004444E9" w:rsidP="004444E9">
      <w:pPr>
        <w:numPr>
          <w:ilvl w:val="12"/>
          <w:numId w:val="0"/>
        </w:numPr>
        <w:tabs>
          <w:tab w:val="left" w:pos="720"/>
        </w:tabs>
        <w:spacing w:line="240" w:lineRule="atLeast"/>
        <w:ind w:left="624" w:hanging="624"/>
        <w:rPr>
          <w:rtl/>
        </w:rPr>
      </w:pPr>
    </w:p>
    <w:p w14:paraId="61F324AA" w14:textId="6896AFD6" w:rsidR="004444E9" w:rsidRDefault="004444E9" w:rsidP="004444E9">
      <w:pPr>
        <w:numPr>
          <w:ilvl w:val="12"/>
          <w:numId w:val="0"/>
        </w:numPr>
        <w:tabs>
          <w:tab w:val="left" w:pos="720"/>
        </w:tabs>
        <w:spacing w:line="240" w:lineRule="atLeast"/>
        <w:ind w:left="624" w:hanging="765"/>
        <w:rPr>
          <w:rtl/>
        </w:rPr>
      </w:pPr>
      <w:r>
        <w:rPr>
          <w:rFonts w:hint="cs"/>
          <w:rtl/>
        </w:rPr>
        <w:tab/>
      </w:r>
      <w:r>
        <w:rPr>
          <w:rtl/>
        </w:rPr>
        <w:t xml:space="preserve">תובענות הכרוכות בחוזה זה או הנובעות הימנו תוגשנה אך ורק לבית משפט בעל סמכות עניינית אשר מקום מושבו </w:t>
      </w:r>
      <w:r w:rsidR="00462D93">
        <w:rPr>
          <w:rFonts w:hint="cs"/>
          <w:rtl/>
        </w:rPr>
        <w:t>בתל</w:t>
      </w:r>
      <w:r w:rsidR="00A22DDF">
        <w:rPr>
          <w:rFonts w:hint="cs"/>
          <w:rtl/>
        </w:rPr>
        <w:t xml:space="preserve"> אביב.</w:t>
      </w:r>
    </w:p>
    <w:p w14:paraId="6EF11DD6" w14:textId="77777777" w:rsidR="004444E9" w:rsidRDefault="004444E9" w:rsidP="004444E9">
      <w:pPr>
        <w:numPr>
          <w:ilvl w:val="12"/>
          <w:numId w:val="0"/>
        </w:numPr>
        <w:tabs>
          <w:tab w:val="left" w:pos="720"/>
        </w:tabs>
        <w:spacing w:line="240" w:lineRule="atLeast"/>
        <w:ind w:left="624" w:hanging="624"/>
        <w:rPr>
          <w:rtl/>
        </w:rPr>
      </w:pPr>
    </w:p>
    <w:p w14:paraId="33128E82" w14:textId="77777777" w:rsidR="004444E9" w:rsidRPr="00492719" w:rsidRDefault="004444E9" w:rsidP="00492719">
      <w:pPr>
        <w:numPr>
          <w:ilvl w:val="0"/>
          <w:numId w:val="1"/>
        </w:numPr>
        <w:spacing w:line="240" w:lineRule="atLeast"/>
        <w:ind w:left="624"/>
        <w:jc w:val="left"/>
        <w:rPr>
          <w:b/>
          <w:bCs/>
          <w:u w:val="single"/>
          <w:rtl/>
        </w:rPr>
        <w:pPrChange w:id="230" w:author="Microsoft Office User" w:date="2026-01-20T13:06:00Z" w16du:dateUtc="2026-01-20T11:06:00Z">
          <w:pPr>
            <w:numPr>
              <w:numId w:val="1"/>
            </w:numPr>
            <w:tabs>
              <w:tab w:val="left" w:pos="720"/>
            </w:tabs>
            <w:spacing w:line="240" w:lineRule="atLeast"/>
            <w:ind w:left="624" w:hanging="624"/>
          </w:pPr>
        </w:pPrChange>
      </w:pPr>
      <w:r>
        <w:rPr>
          <w:b/>
          <w:bCs/>
          <w:u w:val="single"/>
          <w:rtl/>
        </w:rPr>
        <w:t>הודעות</w:t>
      </w:r>
    </w:p>
    <w:p w14:paraId="69F1DD20" w14:textId="77777777" w:rsidR="004444E9" w:rsidRDefault="004444E9" w:rsidP="004444E9">
      <w:pPr>
        <w:numPr>
          <w:ilvl w:val="12"/>
          <w:numId w:val="0"/>
        </w:numPr>
        <w:tabs>
          <w:tab w:val="left" w:pos="720"/>
        </w:tabs>
        <w:spacing w:line="240" w:lineRule="atLeast"/>
        <w:ind w:left="624" w:hanging="624"/>
        <w:rPr>
          <w:rtl/>
        </w:rPr>
      </w:pPr>
    </w:p>
    <w:p w14:paraId="7EBD14E6" w14:textId="77777777" w:rsidR="004444E9" w:rsidRDefault="004444E9" w:rsidP="004444E9">
      <w:pPr>
        <w:numPr>
          <w:ilvl w:val="12"/>
          <w:numId w:val="0"/>
        </w:numPr>
        <w:tabs>
          <w:tab w:val="left" w:pos="720"/>
        </w:tabs>
        <w:spacing w:line="240" w:lineRule="atLeast"/>
        <w:ind w:left="624" w:hanging="624"/>
        <w:rPr>
          <w:rtl/>
        </w:rPr>
      </w:pPr>
      <w:r>
        <w:rPr>
          <w:rFonts w:hint="cs"/>
          <w:rtl/>
        </w:rPr>
        <w:tab/>
      </w:r>
      <w:r>
        <w:rPr>
          <w:rtl/>
        </w:rPr>
        <w:t>כתובות הצדדים לצרכי חוזה זה הן כמפורט במבוא. כל הודעה שתשלח על ידי צד אחד למשנהו על פי הכתובות דלעיל תחשב כאילו הגיעה לתעודתה כעבור 72 שעות מעת השלחה בדואר רשום או מיד עם מסירתה ביד.</w:t>
      </w:r>
    </w:p>
    <w:p w14:paraId="36D7BA8F" w14:textId="77777777" w:rsidR="004444E9" w:rsidRDefault="004444E9" w:rsidP="004444E9">
      <w:pPr>
        <w:tabs>
          <w:tab w:val="left" w:pos="1440"/>
        </w:tabs>
        <w:spacing w:line="240" w:lineRule="atLeast"/>
        <w:ind w:left="720"/>
        <w:rPr>
          <w:rtl/>
        </w:rPr>
      </w:pPr>
    </w:p>
    <w:p w14:paraId="0D1CD54C" w14:textId="77777777" w:rsidR="004444E9" w:rsidRDefault="004444E9" w:rsidP="004444E9">
      <w:pPr>
        <w:tabs>
          <w:tab w:val="left" w:pos="1440"/>
        </w:tabs>
        <w:spacing w:line="240" w:lineRule="atLeast"/>
        <w:ind w:left="720"/>
        <w:rPr>
          <w:rtl/>
        </w:rPr>
      </w:pPr>
    </w:p>
    <w:p w14:paraId="262F73D1" w14:textId="77777777" w:rsidR="004444E9" w:rsidRDefault="004444E9" w:rsidP="004444E9">
      <w:pPr>
        <w:tabs>
          <w:tab w:val="left" w:pos="720"/>
        </w:tabs>
        <w:spacing w:line="240" w:lineRule="atLeast"/>
        <w:jc w:val="center"/>
        <w:rPr>
          <w:bCs/>
          <w:rtl/>
        </w:rPr>
      </w:pPr>
      <w:r>
        <w:rPr>
          <w:bCs/>
          <w:rtl/>
        </w:rPr>
        <w:t>ולראיה באו הצדדים על החתום:</w:t>
      </w:r>
    </w:p>
    <w:p w14:paraId="057ADD0A" w14:textId="77777777" w:rsidR="004444E9" w:rsidRDefault="004444E9" w:rsidP="004444E9">
      <w:pPr>
        <w:tabs>
          <w:tab w:val="left" w:pos="8040"/>
        </w:tabs>
        <w:spacing w:line="240" w:lineRule="atLeast"/>
        <w:rPr>
          <w:rtl/>
        </w:rPr>
      </w:pPr>
    </w:p>
    <w:p w14:paraId="557E8061" w14:textId="77777777" w:rsidR="004444E9" w:rsidRDefault="004444E9" w:rsidP="004444E9">
      <w:pPr>
        <w:tabs>
          <w:tab w:val="left" w:pos="8040"/>
        </w:tabs>
        <w:spacing w:line="240" w:lineRule="atLeast"/>
        <w:rPr>
          <w:rtl/>
        </w:rPr>
      </w:pPr>
    </w:p>
    <w:p w14:paraId="710FE878" w14:textId="59EE6447" w:rsidR="006A293B" w:rsidRPr="006A293B" w:rsidRDefault="006A293B" w:rsidP="006A293B">
      <w:pPr>
        <w:tabs>
          <w:tab w:val="left" w:pos="8040"/>
        </w:tabs>
        <w:spacing w:line="240" w:lineRule="atLeast"/>
        <w:rPr>
          <w:b/>
          <w:bCs/>
        </w:rPr>
      </w:pPr>
      <w:r>
        <w:rPr>
          <w:rFonts w:hint="cs"/>
          <w:rtl/>
        </w:rPr>
        <w:t xml:space="preserve">                 </w:t>
      </w:r>
      <w:r w:rsidR="004E566C">
        <w:rPr>
          <w:rFonts w:hint="cs"/>
          <w:b/>
          <w:bCs/>
          <w:rtl/>
        </w:rPr>
        <w:t xml:space="preserve">___________________ </w:t>
      </w:r>
      <w:r w:rsidR="004444E9" w:rsidRPr="006A293B">
        <w:rPr>
          <w:b/>
          <w:bCs/>
          <w:rtl/>
        </w:rPr>
        <w:t xml:space="preserve">                                        </w:t>
      </w:r>
      <w:r w:rsidR="004327A1">
        <w:rPr>
          <w:rFonts w:hint="cs"/>
          <w:b/>
          <w:bCs/>
          <w:rtl/>
        </w:rPr>
        <w:t>__________________</w:t>
      </w:r>
    </w:p>
    <w:p w14:paraId="1B4FF542" w14:textId="05472921" w:rsidR="005E645B" w:rsidRDefault="004444E9" w:rsidP="004444E9">
      <w:pPr>
        <w:tabs>
          <w:tab w:val="left" w:pos="1560"/>
          <w:tab w:val="left" w:pos="4920"/>
        </w:tabs>
        <w:spacing w:line="240" w:lineRule="atLeast"/>
        <w:rPr>
          <w:bCs/>
          <w:rtl/>
        </w:rPr>
      </w:pPr>
      <w:r>
        <w:rPr>
          <w:rtl/>
        </w:rPr>
        <w:t>  </w:t>
      </w:r>
      <w:r>
        <w:rPr>
          <w:rFonts w:hint="cs"/>
          <w:bCs/>
          <w:rtl/>
        </w:rPr>
        <w:tab/>
        <w:t>המזמין</w:t>
      </w:r>
      <w:r>
        <w:rPr>
          <w:bCs/>
          <w:rtl/>
        </w:rPr>
        <w:t>        </w:t>
      </w:r>
      <w:r>
        <w:rPr>
          <w:bCs/>
          <w:rtl/>
        </w:rPr>
        <w:tab/>
        <w:t xml:space="preserve">    </w:t>
      </w:r>
      <w:r w:rsidR="00F83DE7">
        <w:rPr>
          <w:rFonts w:hint="cs"/>
          <w:bCs/>
          <w:rtl/>
        </w:rPr>
        <w:t xml:space="preserve">              </w:t>
      </w:r>
      <w:r>
        <w:rPr>
          <w:bCs/>
          <w:rtl/>
        </w:rPr>
        <w:t xml:space="preserve"> </w:t>
      </w:r>
      <w:r w:rsidR="00111213">
        <w:rPr>
          <w:rFonts w:hint="cs"/>
          <w:bCs/>
          <w:rtl/>
        </w:rPr>
        <w:t>הקב</w:t>
      </w:r>
      <w:r w:rsidR="00F83DE7">
        <w:rPr>
          <w:rFonts w:hint="cs"/>
          <w:bCs/>
          <w:rtl/>
        </w:rPr>
        <w:t>לן</w:t>
      </w:r>
    </w:p>
    <w:p w14:paraId="1561DDE8" w14:textId="15321966" w:rsidR="005E645B" w:rsidRDefault="005E645B" w:rsidP="004444E9">
      <w:pPr>
        <w:tabs>
          <w:tab w:val="left" w:pos="1560"/>
          <w:tab w:val="left" w:pos="4920"/>
        </w:tabs>
        <w:spacing w:line="240" w:lineRule="atLeast"/>
        <w:rPr>
          <w:bCs/>
          <w:rtl/>
        </w:rPr>
      </w:pPr>
    </w:p>
    <w:p w14:paraId="3E051055" w14:textId="63506225" w:rsidR="005E645B" w:rsidRDefault="005E645B" w:rsidP="004444E9">
      <w:pPr>
        <w:tabs>
          <w:tab w:val="left" w:pos="1560"/>
          <w:tab w:val="left" w:pos="4920"/>
        </w:tabs>
        <w:spacing w:line="240" w:lineRule="atLeast"/>
        <w:rPr>
          <w:bCs/>
          <w:rtl/>
        </w:rPr>
      </w:pPr>
    </w:p>
    <w:p w14:paraId="1DD21A68" w14:textId="384F9769" w:rsidR="005E645B" w:rsidRDefault="00F83DE7" w:rsidP="004444E9">
      <w:pPr>
        <w:tabs>
          <w:tab w:val="left" w:pos="1560"/>
          <w:tab w:val="left" w:pos="4920"/>
        </w:tabs>
        <w:spacing w:line="240" w:lineRule="atLeast"/>
        <w:rPr>
          <w:bCs/>
          <w:rtl/>
        </w:rPr>
      </w:pPr>
      <w:r>
        <w:rPr>
          <w:rFonts w:hint="cs"/>
          <w:bCs/>
          <w:rtl/>
        </w:rPr>
        <w:t>_________________________</w:t>
      </w:r>
      <w:r>
        <w:rPr>
          <w:bCs/>
          <w:rtl/>
        </w:rPr>
        <w:tab/>
      </w:r>
      <w:r>
        <w:rPr>
          <w:rFonts w:hint="cs"/>
          <w:bCs/>
          <w:rtl/>
        </w:rPr>
        <w:t>___________________________</w:t>
      </w:r>
    </w:p>
    <w:p w14:paraId="607059D4" w14:textId="00903597" w:rsidR="00F83DE7" w:rsidRPr="003A3E66" w:rsidRDefault="00F83DE7" w:rsidP="004444E9">
      <w:pPr>
        <w:tabs>
          <w:tab w:val="left" w:pos="1560"/>
          <w:tab w:val="left" w:pos="4920"/>
        </w:tabs>
        <w:spacing w:line="240" w:lineRule="atLeast"/>
        <w:rPr>
          <w:b/>
          <w:rtl/>
        </w:rPr>
      </w:pPr>
      <w:r>
        <w:rPr>
          <w:bCs/>
          <w:rtl/>
        </w:rPr>
        <w:tab/>
      </w:r>
      <w:r>
        <w:rPr>
          <w:rFonts w:hint="cs"/>
          <w:b/>
          <w:rtl/>
        </w:rPr>
        <w:t>תעודת זהות</w:t>
      </w:r>
      <w:r>
        <w:rPr>
          <w:b/>
          <w:rtl/>
        </w:rPr>
        <w:tab/>
      </w:r>
      <w:r>
        <w:rPr>
          <w:b/>
          <w:rtl/>
        </w:rPr>
        <w:tab/>
      </w:r>
      <w:r>
        <w:rPr>
          <w:b/>
          <w:rtl/>
        </w:rPr>
        <w:tab/>
      </w:r>
      <w:r>
        <w:rPr>
          <w:rFonts w:hint="cs"/>
          <w:b/>
          <w:rtl/>
        </w:rPr>
        <w:t>תעודת זהות</w:t>
      </w:r>
    </w:p>
    <w:p w14:paraId="1777E0D4" w14:textId="6CF8E168" w:rsidR="005E645B" w:rsidRDefault="005E645B" w:rsidP="004444E9">
      <w:pPr>
        <w:tabs>
          <w:tab w:val="left" w:pos="1560"/>
          <w:tab w:val="left" w:pos="4920"/>
        </w:tabs>
        <w:spacing w:line="240" w:lineRule="atLeast"/>
        <w:rPr>
          <w:bCs/>
          <w:rtl/>
        </w:rPr>
      </w:pPr>
    </w:p>
    <w:p w14:paraId="22EC3C0F" w14:textId="77EDC1FF" w:rsidR="005E645B" w:rsidRDefault="005E645B" w:rsidP="004444E9">
      <w:pPr>
        <w:tabs>
          <w:tab w:val="left" w:pos="1560"/>
          <w:tab w:val="left" w:pos="4920"/>
        </w:tabs>
        <w:spacing w:line="240" w:lineRule="atLeast"/>
        <w:rPr>
          <w:bCs/>
          <w:rtl/>
        </w:rPr>
      </w:pPr>
      <w:r>
        <w:rPr>
          <w:rFonts w:hint="cs"/>
          <w:bCs/>
          <w:rtl/>
        </w:rPr>
        <w:t>_________________________</w:t>
      </w:r>
      <w:r>
        <w:rPr>
          <w:bCs/>
          <w:rtl/>
        </w:rPr>
        <w:tab/>
      </w:r>
      <w:r>
        <w:rPr>
          <w:bCs/>
          <w:rtl/>
        </w:rPr>
        <w:tab/>
      </w:r>
      <w:r>
        <w:rPr>
          <w:rFonts w:hint="cs"/>
          <w:bCs/>
          <w:rtl/>
        </w:rPr>
        <w:t>__________________________</w:t>
      </w:r>
    </w:p>
    <w:p w14:paraId="77385C3A" w14:textId="1C4BC5A5" w:rsidR="00F83DE7" w:rsidRPr="003A3E66" w:rsidRDefault="00F83DE7" w:rsidP="004444E9">
      <w:pPr>
        <w:tabs>
          <w:tab w:val="left" w:pos="1560"/>
          <w:tab w:val="left" w:pos="4920"/>
        </w:tabs>
        <w:spacing w:line="240" w:lineRule="atLeast"/>
        <w:rPr>
          <w:b/>
          <w:rtl/>
        </w:rPr>
      </w:pPr>
      <w:r>
        <w:rPr>
          <w:rFonts w:hint="cs"/>
          <w:bCs/>
          <w:rtl/>
        </w:rPr>
        <w:t xml:space="preserve"> </w:t>
      </w:r>
      <w:r>
        <w:rPr>
          <w:rFonts w:hint="cs"/>
          <w:b/>
          <w:rtl/>
        </w:rPr>
        <w:t xml:space="preserve">                       תאריך</w:t>
      </w:r>
      <w:r>
        <w:rPr>
          <w:b/>
          <w:rtl/>
        </w:rPr>
        <w:tab/>
      </w:r>
      <w:r>
        <w:rPr>
          <w:b/>
          <w:rtl/>
        </w:rPr>
        <w:tab/>
      </w:r>
      <w:r>
        <w:rPr>
          <w:b/>
          <w:rtl/>
        </w:rPr>
        <w:tab/>
      </w:r>
      <w:proofErr w:type="spellStart"/>
      <w:r>
        <w:rPr>
          <w:rFonts w:hint="cs"/>
          <w:b/>
          <w:rtl/>
        </w:rPr>
        <w:t>תאריך</w:t>
      </w:r>
      <w:proofErr w:type="spellEnd"/>
    </w:p>
    <w:p w14:paraId="02C75045" w14:textId="6A19FCF7" w:rsidR="004444E9" w:rsidRDefault="004444E9" w:rsidP="003A3E66">
      <w:pPr>
        <w:tabs>
          <w:tab w:val="left" w:pos="1560"/>
          <w:tab w:val="left" w:pos="4920"/>
        </w:tabs>
        <w:spacing w:line="240" w:lineRule="atLeast"/>
        <w:rPr>
          <w:bCs/>
          <w:rtl/>
        </w:rPr>
      </w:pPr>
    </w:p>
    <w:p w14:paraId="28E68A86" w14:textId="77777777" w:rsidR="00746B15" w:rsidRDefault="00746B15" w:rsidP="000000D1"/>
    <w:sectPr w:rsidR="00746B15" w:rsidSect="00111213">
      <w:headerReference w:type="even" r:id="rId11"/>
      <w:headerReference w:type="default" r:id="rId12"/>
      <w:headerReference w:type="first" r:id="rId13"/>
      <w:pgSz w:w="11906" w:h="16838" w:code="9"/>
      <w:pgMar w:top="1134" w:right="1418" w:bottom="1134" w:left="1418" w:header="737" w:footer="567" w:gutter="0"/>
      <w:paperSrc w:first="11" w:other="11"/>
      <w:cols w:space="720"/>
      <w:titlePg/>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9A3FF" w14:textId="77777777" w:rsidR="00660200" w:rsidRDefault="00660200" w:rsidP="004444E9">
      <w:r>
        <w:separator/>
      </w:r>
    </w:p>
  </w:endnote>
  <w:endnote w:type="continuationSeparator" w:id="0">
    <w:p w14:paraId="42887C37" w14:textId="77777777" w:rsidR="00660200" w:rsidRDefault="00660200" w:rsidP="00444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FDF95" w14:textId="77777777" w:rsidR="00660200" w:rsidRDefault="00660200" w:rsidP="004444E9">
      <w:r>
        <w:separator/>
      </w:r>
    </w:p>
  </w:footnote>
  <w:footnote w:type="continuationSeparator" w:id="0">
    <w:p w14:paraId="13283407" w14:textId="77777777" w:rsidR="00660200" w:rsidRDefault="00660200" w:rsidP="00444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A74C6" w14:textId="77777777" w:rsidR="00694B37" w:rsidRDefault="00694B37">
    <w:pPr>
      <w:pStyle w:val="Head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14:paraId="1C7E88F4" w14:textId="77777777" w:rsidR="00694B37" w:rsidRDefault="00694B37">
    <w:pPr>
      <w:pStyle w:val="Heade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01D71" w14:textId="77777777" w:rsidR="00694B37" w:rsidRDefault="00694B37">
    <w:pPr>
      <w:pStyle w:val="Header"/>
      <w:framePr w:wrap="around" w:vAnchor="text" w:hAnchor="page" w:x="4897" w:y="11"/>
      <w:rPr>
        <w:rStyle w:val="PageNumber"/>
        <w:b/>
        <w:bCs/>
        <w:szCs w:val="28"/>
        <w:rtl/>
      </w:rPr>
    </w:pPr>
  </w:p>
  <w:p w14:paraId="5E163BA2" w14:textId="77777777" w:rsidR="00694B37" w:rsidRDefault="00694B37" w:rsidP="00111213">
    <w:pPr>
      <w:pStyle w:val="Header"/>
      <w:jc w:val="right"/>
      <w:rPr>
        <w:rtl/>
      </w:rPr>
    </w:pPr>
    <w:r>
      <w:rPr>
        <w:rtl/>
      </w:rPr>
      <w:t xml:space="preserve"> </w:t>
    </w:r>
    <w:r>
      <w:rPr>
        <w:rtl/>
      </w:rPr>
      <w:t xml:space="preserve">-   </w:t>
    </w:r>
    <w:r>
      <w:rPr>
        <w:rStyle w:val="PageNumber"/>
        <w:szCs w:val="28"/>
        <w:rtl/>
      </w:rPr>
      <w:fldChar w:fldCharType="begin"/>
    </w:r>
    <w:r>
      <w:rPr>
        <w:rStyle w:val="PageNumber"/>
        <w:szCs w:val="28"/>
      </w:rPr>
      <w:instrText xml:space="preserve">PAGE  </w:instrText>
    </w:r>
    <w:r>
      <w:rPr>
        <w:rStyle w:val="PageNumber"/>
        <w:szCs w:val="28"/>
        <w:rtl/>
      </w:rPr>
      <w:fldChar w:fldCharType="separate"/>
    </w:r>
    <w:r>
      <w:rPr>
        <w:rStyle w:val="PageNumber"/>
        <w:noProof/>
        <w:szCs w:val="28"/>
        <w:rtl/>
      </w:rPr>
      <w:t>20</w:t>
    </w:r>
    <w:r>
      <w:rPr>
        <w:rStyle w:val="PageNumber"/>
        <w:szCs w:val="28"/>
        <w:rtl/>
      </w:rPr>
      <w:fldChar w:fldCharType="end"/>
    </w:r>
    <w:r>
      <w:rPr>
        <w:rt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535D" w14:textId="3C12456A" w:rsidR="00694B37" w:rsidRPr="000F6B46" w:rsidRDefault="00694B37" w:rsidP="00111213">
    <w:pPr>
      <w:pStyle w:val="Header"/>
      <w:jc w:val="right"/>
      <w:rPr>
        <w:b/>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25DA"/>
    <w:multiLevelType w:val="hybridMultilevel"/>
    <w:tmpl w:val="3EA25B10"/>
    <w:lvl w:ilvl="0" w:tplc="0409000F">
      <w:start w:val="1"/>
      <w:numFmt w:val="decimal"/>
      <w:lvlText w:val="%1."/>
      <w:lvlJc w:val="left"/>
      <w:pPr>
        <w:tabs>
          <w:tab w:val="num" w:pos="502"/>
        </w:tabs>
        <w:ind w:left="502" w:hanging="360"/>
      </w:pPr>
    </w:lvl>
    <w:lvl w:ilvl="1" w:tplc="88D4B310">
      <w:start w:val="1"/>
      <w:numFmt w:val="hebrew1"/>
      <w:lvlText w:val="%2."/>
      <w:lvlJc w:val="center"/>
      <w:pPr>
        <w:tabs>
          <w:tab w:val="num" w:pos="1080"/>
        </w:tabs>
        <w:ind w:left="1080" w:hanging="360"/>
      </w:pPr>
      <w:rPr>
        <w:lang w:val="en-US"/>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3073A81"/>
    <w:multiLevelType w:val="multilevel"/>
    <w:tmpl w:val="6D0A8A2E"/>
    <w:lvl w:ilvl="0">
      <w:start w:val="1"/>
      <w:numFmt w:val="decimal"/>
      <w:lvlText w:val="%1."/>
      <w:legacy w:legacy="1" w:legacySpace="284" w:legacyIndent="624"/>
      <w:lvlJc w:val="center"/>
      <w:pPr>
        <w:ind w:hanging="624"/>
      </w:pPr>
      <w:rPr>
        <w:rFonts w:cs="David"/>
      </w:rPr>
    </w:lvl>
    <w:lvl w:ilvl="1">
      <w:start w:val="1"/>
      <w:numFmt w:val="decimal"/>
      <w:lvlText w:val="%1.%2"/>
      <w:legacy w:legacy="1" w:legacySpace="284" w:legacyIndent="737"/>
      <w:lvlJc w:val="center"/>
      <w:pPr>
        <w:ind w:hanging="737"/>
      </w:pPr>
      <w:rPr>
        <w:rFonts w:cs="David"/>
      </w:rPr>
    </w:lvl>
    <w:lvl w:ilvl="2">
      <w:start w:val="1"/>
      <w:numFmt w:val="decimal"/>
      <w:lvlText w:val="%1.%2.%3"/>
      <w:legacy w:legacy="1" w:legacySpace="284" w:legacyIndent="907"/>
      <w:lvlJc w:val="center"/>
      <w:pPr>
        <w:ind w:hanging="907"/>
      </w:pPr>
      <w:rPr>
        <w:rFonts w:cs="David"/>
      </w:rPr>
    </w:lvl>
    <w:lvl w:ilvl="3">
      <w:start w:val="1"/>
      <w:numFmt w:val="decimal"/>
      <w:lvlText w:val="%1.%2.%3.%4"/>
      <w:legacy w:legacy="1" w:legacySpace="284" w:legacyIndent="1021"/>
      <w:lvlJc w:val="center"/>
      <w:pPr>
        <w:ind w:hanging="1021"/>
      </w:pPr>
      <w:rPr>
        <w:rFonts w:cs="David"/>
      </w:rPr>
    </w:lvl>
    <w:lvl w:ilvl="4">
      <w:start w:val="1"/>
      <w:numFmt w:val="decimal"/>
      <w:lvlText w:val="%1.%2.%3.%4.%5"/>
      <w:legacy w:legacy="1" w:legacySpace="284" w:legacyIndent="1134"/>
      <w:lvlJc w:val="center"/>
      <w:pPr>
        <w:ind w:hanging="1134"/>
      </w:pPr>
      <w:rPr>
        <w:rFonts w:cs="David"/>
      </w:rPr>
    </w:lvl>
    <w:lvl w:ilvl="5">
      <w:start w:val="1"/>
      <w:numFmt w:val="decimal"/>
      <w:lvlText w:val="%1.%2.%3.%4.%5.%6"/>
      <w:legacy w:legacy="1" w:legacySpace="0" w:legacyIndent="709"/>
      <w:lvlJc w:val="center"/>
      <w:pPr>
        <w:ind w:hanging="709"/>
      </w:pPr>
      <w:rPr>
        <w:rFonts w:cs="David"/>
      </w:rPr>
    </w:lvl>
    <w:lvl w:ilvl="6">
      <w:start w:val="1"/>
      <w:numFmt w:val="decimal"/>
      <w:lvlText w:val="%1.%2.%3.%4.%5.%6.%7"/>
      <w:legacy w:legacy="1" w:legacySpace="0" w:legacyIndent="709"/>
      <w:lvlJc w:val="center"/>
      <w:pPr>
        <w:ind w:hanging="709"/>
      </w:pPr>
      <w:rPr>
        <w:rFonts w:cs="David"/>
      </w:rPr>
    </w:lvl>
    <w:lvl w:ilvl="7">
      <w:start w:val="1"/>
      <w:numFmt w:val="decimal"/>
      <w:lvlText w:val="%1.%2.%3.%4.%5.%6.%7.%8"/>
      <w:legacy w:legacy="1" w:legacySpace="0" w:legacyIndent="709"/>
      <w:lvlJc w:val="center"/>
      <w:pPr>
        <w:ind w:hanging="709"/>
      </w:pPr>
      <w:rPr>
        <w:rFonts w:cs="David"/>
      </w:rPr>
    </w:lvl>
    <w:lvl w:ilvl="8">
      <w:start w:val="1"/>
      <w:numFmt w:val="decimal"/>
      <w:lvlText w:val="%1.%2.%3.%4.%5.%6.%7.%8.%9"/>
      <w:legacy w:legacy="1" w:legacySpace="0" w:legacyIndent="709"/>
      <w:lvlJc w:val="center"/>
      <w:pPr>
        <w:ind w:hanging="709"/>
      </w:pPr>
      <w:rPr>
        <w:rFonts w:cs="David"/>
      </w:rPr>
    </w:lvl>
  </w:abstractNum>
  <w:abstractNum w:abstractNumId="2" w15:restartNumberingAfterBreak="0">
    <w:nsid w:val="16EB6B48"/>
    <w:multiLevelType w:val="multilevel"/>
    <w:tmpl w:val="3F724744"/>
    <w:lvl w:ilvl="0">
      <w:start w:val="1"/>
      <w:numFmt w:val="decimal"/>
      <w:lvlText w:val="%1."/>
      <w:legacy w:legacy="1" w:legacySpace="284" w:legacyIndent="624"/>
      <w:lvlJc w:val="center"/>
      <w:pPr>
        <w:ind w:hanging="624"/>
      </w:pPr>
      <w:rPr>
        <w:rFonts w:cs="David"/>
        <w:b w:val="0"/>
        <w:bCs w:val="0"/>
      </w:rPr>
    </w:lvl>
    <w:lvl w:ilvl="1">
      <w:start w:val="1"/>
      <w:numFmt w:val="decimal"/>
      <w:lvlText w:val="%1.%2"/>
      <w:legacy w:legacy="1" w:legacySpace="284" w:legacyIndent="737"/>
      <w:lvlJc w:val="center"/>
      <w:pPr>
        <w:ind w:hanging="737"/>
      </w:pPr>
      <w:rPr>
        <w:rFonts w:cs="David"/>
      </w:rPr>
    </w:lvl>
    <w:lvl w:ilvl="2">
      <w:start w:val="1"/>
      <w:numFmt w:val="decimal"/>
      <w:lvlText w:val="%1.%2.%3"/>
      <w:legacy w:legacy="1" w:legacySpace="284" w:legacyIndent="907"/>
      <w:lvlJc w:val="center"/>
      <w:pPr>
        <w:ind w:hanging="907"/>
      </w:pPr>
      <w:rPr>
        <w:rFonts w:cs="David"/>
      </w:rPr>
    </w:lvl>
    <w:lvl w:ilvl="3">
      <w:start w:val="1"/>
      <w:numFmt w:val="decimal"/>
      <w:lvlText w:val="%1.%2.%3.%4"/>
      <w:legacy w:legacy="1" w:legacySpace="284" w:legacyIndent="1021"/>
      <w:lvlJc w:val="center"/>
      <w:pPr>
        <w:ind w:hanging="1021"/>
      </w:pPr>
      <w:rPr>
        <w:rFonts w:cs="David"/>
      </w:rPr>
    </w:lvl>
    <w:lvl w:ilvl="4">
      <w:start w:val="1"/>
      <w:numFmt w:val="decimal"/>
      <w:lvlText w:val="%1.%2.%3.%4.%5"/>
      <w:legacy w:legacy="1" w:legacySpace="284" w:legacyIndent="1134"/>
      <w:lvlJc w:val="center"/>
      <w:pPr>
        <w:ind w:hanging="1134"/>
      </w:pPr>
      <w:rPr>
        <w:rFonts w:cs="David"/>
      </w:rPr>
    </w:lvl>
    <w:lvl w:ilvl="5">
      <w:start w:val="1"/>
      <w:numFmt w:val="decimal"/>
      <w:lvlText w:val="%1.%2.%3.%4.%5.%6"/>
      <w:legacy w:legacy="1" w:legacySpace="0" w:legacyIndent="709"/>
      <w:lvlJc w:val="center"/>
      <w:pPr>
        <w:ind w:hanging="709"/>
      </w:pPr>
      <w:rPr>
        <w:rFonts w:cs="David"/>
      </w:rPr>
    </w:lvl>
    <w:lvl w:ilvl="6">
      <w:start w:val="1"/>
      <w:numFmt w:val="decimal"/>
      <w:lvlText w:val="%1.%2.%3.%4.%5.%6.%7"/>
      <w:legacy w:legacy="1" w:legacySpace="0" w:legacyIndent="709"/>
      <w:lvlJc w:val="center"/>
      <w:pPr>
        <w:ind w:hanging="709"/>
      </w:pPr>
      <w:rPr>
        <w:rFonts w:cs="David"/>
      </w:rPr>
    </w:lvl>
    <w:lvl w:ilvl="7">
      <w:start w:val="1"/>
      <w:numFmt w:val="decimal"/>
      <w:lvlText w:val="%1.%2.%3.%4.%5.%6.%7.%8"/>
      <w:legacy w:legacy="1" w:legacySpace="0" w:legacyIndent="709"/>
      <w:lvlJc w:val="center"/>
      <w:pPr>
        <w:ind w:hanging="709"/>
      </w:pPr>
      <w:rPr>
        <w:rFonts w:cs="David"/>
      </w:rPr>
    </w:lvl>
    <w:lvl w:ilvl="8">
      <w:start w:val="1"/>
      <w:numFmt w:val="decimal"/>
      <w:lvlText w:val="%1.%2.%3.%4.%5.%6.%7.%8.%9"/>
      <w:legacy w:legacy="1" w:legacySpace="0" w:legacyIndent="709"/>
      <w:lvlJc w:val="center"/>
      <w:pPr>
        <w:ind w:hanging="709"/>
      </w:pPr>
      <w:rPr>
        <w:rFonts w:cs="David"/>
      </w:rPr>
    </w:lvl>
  </w:abstractNum>
  <w:abstractNum w:abstractNumId="3" w15:restartNumberingAfterBreak="0">
    <w:nsid w:val="177937A4"/>
    <w:multiLevelType w:val="multilevel"/>
    <w:tmpl w:val="7814310E"/>
    <w:lvl w:ilvl="0">
      <w:start w:val="5"/>
      <w:numFmt w:val="decimal"/>
      <w:lvlText w:val="%1"/>
      <w:lvlJc w:val="left"/>
      <w:pPr>
        <w:ind w:left="380" w:hanging="380"/>
      </w:pPr>
      <w:rPr>
        <w:rFonts w:hint="default"/>
      </w:rPr>
    </w:lvl>
    <w:lvl w:ilvl="1">
      <w:start w:val="16"/>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A4A48B2"/>
    <w:multiLevelType w:val="hybridMultilevel"/>
    <w:tmpl w:val="29200C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83056F"/>
    <w:multiLevelType w:val="hybridMultilevel"/>
    <w:tmpl w:val="0EF63E68"/>
    <w:lvl w:ilvl="0" w:tplc="3826611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29A85E54"/>
    <w:multiLevelType w:val="multilevel"/>
    <w:tmpl w:val="BFF47806"/>
    <w:lvl w:ilvl="0">
      <w:start w:val="5"/>
      <w:numFmt w:val="decimal"/>
      <w:lvlText w:val="%1"/>
      <w:lvlJc w:val="left"/>
      <w:pPr>
        <w:ind w:left="380" w:hanging="380"/>
      </w:pPr>
      <w:rPr>
        <w:rFonts w:hint="default"/>
      </w:rPr>
    </w:lvl>
    <w:lvl w:ilvl="1">
      <w:start w:val="24"/>
      <w:numFmt w:val="decimal"/>
      <w:lvlText w:val="%1.%2"/>
      <w:lvlJc w:val="left"/>
      <w:pPr>
        <w:ind w:left="1010" w:hanging="380"/>
      </w:pPr>
      <w:rPr>
        <w:rFonts w:hint="default"/>
        <w:lang w:bidi="he-I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D5348A2"/>
    <w:multiLevelType w:val="multilevel"/>
    <w:tmpl w:val="3F724744"/>
    <w:lvl w:ilvl="0">
      <w:start w:val="1"/>
      <w:numFmt w:val="decimal"/>
      <w:lvlText w:val="%1."/>
      <w:legacy w:legacy="1" w:legacySpace="284" w:legacyIndent="624"/>
      <w:lvlJc w:val="center"/>
      <w:pPr>
        <w:ind w:hanging="624"/>
      </w:pPr>
      <w:rPr>
        <w:rFonts w:cs="David"/>
        <w:b w:val="0"/>
        <w:bCs w:val="0"/>
      </w:rPr>
    </w:lvl>
    <w:lvl w:ilvl="1">
      <w:start w:val="1"/>
      <w:numFmt w:val="decimal"/>
      <w:lvlText w:val="%1.%2"/>
      <w:legacy w:legacy="1" w:legacySpace="284" w:legacyIndent="737"/>
      <w:lvlJc w:val="center"/>
      <w:pPr>
        <w:ind w:hanging="737"/>
      </w:pPr>
      <w:rPr>
        <w:rFonts w:cs="David"/>
      </w:rPr>
    </w:lvl>
    <w:lvl w:ilvl="2">
      <w:start w:val="1"/>
      <w:numFmt w:val="decimal"/>
      <w:lvlText w:val="%1.%2.%3"/>
      <w:legacy w:legacy="1" w:legacySpace="284" w:legacyIndent="907"/>
      <w:lvlJc w:val="center"/>
      <w:pPr>
        <w:ind w:hanging="907"/>
      </w:pPr>
      <w:rPr>
        <w:rFonts w:cs="David"/>
      </w:rPr>
    </w:lvl>
    <w:lvl w:ilvl="3">
      <w:start w:val="1"/>
      <w:numFmt w:val="decimal"/>
      <w:lvlText w:val="%1.%2.%3.%4"/>
      <w:legacy w:legacy="1" w:legacySpace="284" w:legacyIndent="1021"/>
      <w:lvlJc w:val="center"/>
      <w:pPr>
        <w:ind w:hanging="1021"/>
      </w:pPr>
      <w:rPr>
        <w:rFonts w:cs="David"/>
      </w:rPr>
    </w:lvl>
    <w:lvl w:ilvl="4">
      <w:start w:val="1"/>
      <w:numFmt w:val="decimal"/>
      <w:lvlText w:val="%1.%2.%3.%4.%5"/>
      <w:legacy w:legacy="1" w:legacySpace="284" w:legacyIndent="1134"/>
      <w:lvlJc w:val="center"/>
      <w:pPr>
        <w:ind w:hanging="1134"/>
      </w:pPr>
      <w:rPr>
        <w:rFonts w:cs="David"/>
      </w:rPr>
    </w:lvl>
    <w:lvl w:ilvl="5">
      <w:start w:val="1"/>
      <w:numFmt w:val="decimal"/>
      <w:lvlText w:val="%1.%2.%3.%4.%5.%6"/>
      <w:legacy w:legacy="1" w:legacySpace="0" w:legacyIndent="709"/>
      <w:lvlJc w:val="center"/>
      <w:pPr>
        <w:ind w:hanging="709"/>
      </w:pPr>
      <w:rPr>
        <w:rFonts w:cs="David"/>
      </w:rPr>
    </w:lvl>
    <w:lvl w:ilvl="6">
      <w:start w:val="1"/>
      <w:numFmt w:val="decimal"/>
      <w:lvlText w:val="%1.%2.%3.%4.%5.%6.%7"/>
      <w:legacy w:legacy="1" w:legacySpace="0" w:legacyIndent="709"/>
      <w:lvlJc w:val="center"/>
      <w:pPr>
        <w:ind w:hanging="709"/>
      </w:pPr>
      <w:rPr>
        <w:rFonts w:cs="David"/>
      </w:rPr>
    </w:lvl>
    <w:lvl w:ilvl="7">
      <w:start w:val="1"/>
      <w:numFmt w:val="decimal"/>
      <w:lvlText w:val="%1.%2.%3.%4.%5.%6.%7.%8"/>
      <w:legacy w:legacy="1" w:legacySpace="0" w:legacyIndent="709"/>
      <w:lvlJc w:val="center"/>
      <w:pPr>
        <w:ind w:hanging="709"/>
      </w:pPr>
      <w:rPr>
        <w:rFonts w:cs="David"/>
      </w:rPr>
    </w:lvl>
    <w:lvl w:ilvl="8">
      <w:start w:val="1"/>
      <w:numFmt w:val="decimal"/>
      <w:lvlText w:val="%1.%2.%3.%4.%5.%6.%7.%8.%9"/>
      <w:legacy w:legacy="1" w:legacySpace="0" w:legacyIndent="709"/>
      <w:lvlJc w:val="center"/>
      <w:pPr>
        <w:ind w:hanging="709"/>
      </w:pPr>
      <w:rPr>
        <w:rFonts w:cs="David"/>
      </w:rPr>
    </w:lvl>
  </w:abstractNum>
  <w:abstractNum w:abstractNumId="8" w15:restartNumberingAfterBreak="0">
    <w:nsid w:val="414F426E"/>
    <w:multiLevelType w:val="hybridMultilevel"/>
    <w:tmpl w:val="B9683BF2"/>
    <w:lvl w:ilvl="0" w:tplc="C64014E4">
      <w:start w:val="1"/>
      <w:numFmt w:val="hebrew1"/>
      <w:lvlText w:val="(%1)"/>
      <w:lvlJc w:val="left"/>
      <w:pPr>
        <w:ind w:left="2161" w:hanging="750"/>
      </w:pPr>
      <w:rPr>
        <w:rFonts w:hint="default"/>
      </w:rPr>
    </w:lvl>
    <w:lvl w:ilvl="1" w:tplc="04090019" w:tentative="1">
      <w:start w:val="1"/>
      <w:numFmt w:val="lowerLetter"/>
      <w:lvlText w:val="%2."/>
      <w:lvlJc w:val="left"/>
      <w:pPr>
        <w:ind w:left="2491" w:hanging="360"/>
      </w:pPr>
    </w:lvl>
    <w:lvl w:ilvl="2" w:tplc="0409001B" w:tentative="1">
      <w:start w:val="1"/>
      <w:numFmt w:val="lowerRoman"/>
      <w:lvlText w:val="%3."/>
      <w:lvlJc w:val="right"/>
      <w:pPr>
        <w:ind w:left="3211" w:hanging="180"/>
      </w:pPr>
    </w:lvl>
    <w:lvl w:ilvl="3" w:tplc="0409000F" w:tentative="1">
      <w:start w:val="1"/>
      <w:numFmt w:val="decimal"/>
      <w:lvlText w:val="%4."/>
      <w:lvlJc w:val="left"/>
      <w:pPr>
        <w:ind w:left="3931" w:hanging="360"/>
      </w:pPr>
    </w:lvl>
    <w:lvl w:ilvl="4" w:tplc="04090019" w:tentative="1">
      <w:start w:val="1"/>
      <w:numFmt w:val="lowerLetter"/>
      <w:lvlText w:val="%5."/>
      <w:lvlJc w:val="left"/>
      <w:pPr>
        <w:ind w:left="4651" w:hanging="360"/>
      </w:pPr>
    </w:lvl>
    <w:lvl w:ilvl="5" w:tplc="0409001B" w:tentative="1">
      <w:start w:val="1"/>
      <w:numFmt w:val="lowerRoman"/>
      <w:lvlText w:val="%6."/>
      <w:lvlJc w:val="right"/>
      <w:pPr>
        <w:ind w:left="5371" w:hanging="180"/>
      </w:pPr>
    </w:lvl>
    <w:lvl w:ilvl="6" w:tplc="0409000F" w:tentative="1">
      <w:start w:val="1"/>
      <w:numFmt w:val="decimal"/>
      <w:lvlText w:val="%7."/>
      <w:lvlJc w:val="left"/>
      <w:pPr>
        <w:ind w:left="6091" w:hanging="360"/>
      </w:pPr>
    </w:lvl>
    <w:lvl w:ilvl="7" w:tplc="04090019" w:tentative="1">
      <w:start w:val="1"/>
      <w:numFmt w:val="lowerLetter"/>
      <w:lvlText w:val="%8."/>
      <w:lvlJc w:val="left"/>
      <w:pPr>
        <w:ind w:left="6811" w:hanging="360"/>
      </w:pPr>
    </w:lvl>
    <w:lvl w:ilvl="8" w:tplc="0409001B" w:tentative="1">
      <w:start w:val="1"/>
      <w:numFmt w:val="lowerRoman"/>
      <w:lvlText w:val="%9."/>
      <w:lvlJc w:val="right"/>
      <w:pPr>
        <w:ind w:left="7531" w:hanging="180"/>
      </w:pPr>
    </w:lvl>
  </w:abstractNum>
  <w:abstractNum w:abstractNumId="9" w15:restartNumberingAfterBreak="0">
    <w:nsid w:val="45742D5C"/>
    <w:multiLevelType w:val="hybridMultilevel"/>
    <w:tmpl w:val="CBBA1D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4CB4628E"/>
    <w:multiLevelType w:val="multilevel"/>
    <w:tmpl w:val="043CB3D8"/>
    <w:lvl w:ilvl="0">
      <w:start w:val="1"/>
      <w:numFmt w:val="decimal"/>
      <w:lvlText w:val="%1."/>
      <w:legacy w:legacy="1" w:legacySpace="284" w:legacyIndent="624"/>
      <w:lvlJc w:val="center"/>
      <w:pPr>
        <w:ind w:hanging="624"/>
      </w:pPr>
      <w:rPr>
        <w:rFonts w:cs="David"/>
        <w:b w:val="0"/>
        <w:bCs w:val="0"/>
        <w:i w:val="0"/>
        <w:iCs w:val="0"/>
      </w:rPr>
    </w:lvl>
    <w:lvl w:ilvl="1">
      <w:start w:val="1"/>
      <w:numFmt w:val="decimal"/>
      <w:lvlText w:val="%1.%2"/>
      <w:legacy w:legacy="1" w:legacySpace="284" w:legacyIndent="737"/>
      <w:lvlJc w:val="center"/>
      <w:pPr>
        <w:ind w:hanging="737"/>
      </w:pPr>
      <w:rPr>
        <w:rFonts w:cs="David"/>
      </w:rPr>
    </w:lvl>
    <w:lvl w:ilvl="2">
      <w:start w:val="1"/>
      <w:numFmt w:val="decimal"/>
      <w:lvlText w:val="%1.%2.%3"/>
      <w:legacy w:legacy="1" w:legacySpace="284" w:legacyIndent="907"/>
      <w:lvlJc w:val="center"/>
      <w:pPr>
        <w:ind w:hanging="907"/>
      </w:pPr>
      <w:rPr>
        <w:rFonts w:cs="David"/>
      </w:rPr>
    </w:lvl>
    <w:lvl w:ilvl="3">
      <w:start w:val="1"/>
      <w:numFmt w:val="decimal"/>
      <w:lvlText w:val="%1.%2.%3.%4"/>
      <w:legacy w:legacy="1" w:legacySpace="284" w:legacyIndent="1021"/>
      <w:lvlJc w:val="center"/>
      <w:pPr>
        <w:ind w:hanging="1021"/>
      </w:pPr>
      <w:rPr>
        <w:rFonts w:cs="David"/>
      </w:rPr>
    </w:lvl>
    <w:lvl w:ilvl="4">
      <w:start w:val="1"/>
      <w:numFmt w:val="decimal"/>
      <w:lvlText w:val="%1.%2.%3.%4.%5"/>
      <w:legacy w:legacy="1" w:legacySpace="284" w:legacyIndent="1134"/>
      <w:lvlJc w:val="center"/>
      <w:pPr>
        <w:ind w:hanging="1134"/>
      </w:pPr>
      <w:rPr>
        <w:rFonts w:cs="David"/>
      </w:rPr>
    </w:lvl>
    <w:lvl w:ilvl="5">
      <w:start w:val="1"/>
      <w:numFmt w:val="decimal"/>
      <w:lvlText w:val="%1.%2.%3.%4.%5.%6"/>
      <w:legacy w:legacy="1" w:legacySpace="0" w:legacyIndent="709"/>
      <w:lvlJc w:val="center"/>
      <w:pPr>
        <w:ind w:hanging="709"/>
      </w:pPr>
      <w:rPr>
        <w:rFonts w:cs="David"/>
      </w:rPr>
    </w:lvl>
    <w:lvl w:ilvl="6">
      <w:start w:val="1"/>
      <w:numFmt w:val="decimal"/>
      <w:lvlText w:val="%1.%2.%3.%4.%5.%6.%7"/>
      <w:legacy w:legacy="1" w:legacySpace="0" w:legacyIndent="709"/>
      <w:lvlJc w:val="center"/>
      <w:pPr>
        <w:ind w:hanging="709"/>
      </w:pPr>
      <w:rPr>
        <w:rFonts w:cs="David"/>
      </w:rPr>
    </w:lvl>
    <w:lvl w:ilvl="7">
      <w:start w:val="1"/>
      <w:numFmt w:val="decimal"/>
      <w:lvlText w:val="%1.%2.%3.%4.%5.%6.%7.%8"/>
      <w:legacy w:legacy="1" w:legacySpace="0" w:legacyIndent="709"/>
      <w:lvlJc w:val="center"/>
      <w:pPr>
        <w:ind w:hanging="709"/>
      </w:pPr>
      <w:rPr>
        <w:rFonts w:cs="David"/>
      </w:rPr>
    </w:lvl>
    <w:lvl w:ilvl="8">
      <w:start w:val="1"/>
      <w:numFmt w:val="decimal"/>
      <w:lvlText w:val="%1.%2.%3.%4.%5.%6.%7.%8.%9"/>
      <w:legacy w:legacy="1" w:legacySpace="0" w:legacyIndent="709"/>
      <w:lvlJc w:val="center"/>
      <w:pPr>
        <w:ind w:hanging="709"/>
      </w:pPr>
      <w:rPr>
        <w:rFonts w:cs="David"/>
      </w:rPr>
    </w:lvl>
  </w:abstractNum>
  <w:abstractNum w:abstractNumId="11" w15:restartNumberingAfterBreak="0">
    <w:nsid w:val="50A3399E"/>
    <w:multiLevelType w:val="hybridMultilevel"/>
    <w:tmpl w:val="82E064CE"/>
    <w:lvl w:ilvl="0" w:tplc="54F6D658">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2" w15:restartNumberingAfterBreak="0">
    <w:nsid w:val="52357110"/>
    <w:multiLevelType w:val="multilevel"/>
    <w:tmpl w:val="6D0A8A2E"/>
    <w:lvl w:ilvl="0">
      <w:start w:val="1"/>
      <w:numFmt w:val="decimal"/>
      <w:lvlText w:val="%1."/>
      <w:legacy w:legacy="1" w:legacySpace="284" w:legacyIndent="624"/>
      <w:lvlJc w:val="center"/>
      <w:pPr>
        <w:ind w:hanging="624"/>
      </w:pPr>
      <w:rPr>
        <w:rFonts w:cs="David"/>
      </w:rPr>
    </w:lvl>
    <w:lvl w:ilvl="1">
      <w:start w:val="1"/>
      <w:numFmt w:val="decimal"/>
      <w:lvlText w:val="%1.%2"/>
      <w:legacy w:legacy="1" w:legacySpace="284" w:legacyIndent="737"/>
      <w:lvlJc w:val="center"/>
      <w:pPr>
        <w:ind w:hanging="737"/>
      </w:pPr>
      <w:rPr>
        <w:rFonts w:cs="David"/>
      </w:rPr>
    </w:lvl>
    <w:lvl w:ilvl="2">
      <w:start w:val="1"/>
      <w:numFmt w:val="decimal"/>
      <w:lvlText w:val="%1.%2.%3"/>
      <w:legacy w:legacy="1" w:legacySpace="284" w:legacyIndent="907"/>
      <w:lvlJc w:val="center"/>
      <w:pPr>
        <w:ind w:hanging="907"/>
      </w:pPr>
      <w:rPr>
        <w:rFonts w:cs="David"/>
      </w:rPr>
    </w:lvl>
    <w:lvl w:ilvl="3">
      <w:start w:val="1"/>
      <w:numFmt w:val="decimal"/>
      <w:lvlText w:val="%1.%2.%3.%4"/>
      <w:legacy w:legacy="1" w:legacySpace="284" w:legacyIndent="1021"/>
      <w:lvlJc w:val="center"/>
      <w:pPr>
        <w:ind w:hanging="1021"/>
      </w:pPr>
      <w:rPr>
        <w:rFonts w:cs="David"/>
      </w:rPr>
    </w:lvl>
    <w:lvl w:ilvl="4">
      <w:start w:val="1"/>
      <w:numFmt w:val="decimal"/>
      <w:lvlText w:val="%1.%2.%3.%4.%5"/>
      <w:legacy w:legacy="1" w:legacySpace="284" w:legacyIndent="1134"/>
      <w:lvlJc w:val="center"/>
      <w:pPr>
        <w:ind w:hanging="1134"/>
      </w:pPr>
      <w:rPr>
        <w:rFonts w:cs="David"/>
      </w:rPr>
    </w:lvl>
    <w:lvl w:ilvl="5">
      <w:start w:val="1"/>
      <w:numFmt w:val="decimal"/>
      <w:lvlText w:val="%1.%2.%3.%4.%5.%6"/>
      <w:legacy w:legacy="1" w:legacySpace="0" w:legacyIndent="709"/>
      <w:lvlJc w:val="center"/>
      <w:pPr>
        <w:ind w:hanging="709"/>
      </w:pPr>
      <w:rPr>
        <w:rFonts w:cs="David"/>
      </w:rPr>
    </w:lvl>
    <w:lvl w:ilvl="6">
      <w:start w:val="1"/>
      <w:numFmt w:val="decimal"/>
      <w:lvlText w:val="%1.%2.%3.%4.%5.%6.%7"/>
      <w:legacy w:legacy="1" w:legacySpace="0" w:legacyIndent="709"/>
      <w:lvlJc w:val="center"/>
      <w:pPr>
        <w:ind w:hanging="709"/>
      </w:pPr>
      <w:rPr>
        <w:rFonts w:cs="David"/>
      </w:rPr>
    </w:lvl>
    <w:lvl w:ilvl="7">
      <w:start w:val="1"/>
      <w:numFmt w:val="decimal"/>
      <w:lvlText w:val="%1.%2.%3.%4.%5.%6.%7.%8"/>
      <w:legacy w:legacy="1" w:legacySpace="0" w:legacyIndent="709"/>
      <w:lvlJc w:val="center"/>
      <w:pPr>
        <w:ind w:hanging="709"/>
      </w:pPr>
      <w:rPr>
        <w:rFonts w:cs="David"/>
      </w:rPr>
    </w:lvl>
    <w:lvl w:ilvl="8">
      <w:start w:val="1"/>
      <w:numFmt w:val="decimal"/>
      <w:lvlText w:val="%1.%2.%3.%4.%5.%6.%7.%8.%9"/>
      <w:legacy w:legacy="1" w:legacySpace="0" w:legacyIndent="709"/>
      <w:lvlJc w:val="center"/>
      <w:pPr>
        <w:ind w:hanging="709"/>
      </w:pPr>
      <w:rPr>
        <w:rFonts w:cs="David"/>
      </w:rPr>
    </w:lvl>
  </w:abstractNum>
  <w:abstractNum w:abstractNumId="13" w15:restartNumberingAfterBreak="0">
    <w:nsid w:val="7A5D1A3D"/>
    <w:multiLevelType w:val="hybridMultilevel"/>
    <w:tmpl w:val="44AE2BA8"/>
    <w:lvl w:ilvl="0" w:tplc="0BF2A5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5733005">
    <w:abstractNumId w:val="7"/>
  </w:num>
  <w:num w:numId="2" w16cid:durableId="1613516476">
    <w:abstractNumId w:val="10"/>
  </w:num>
  <w:num w:numId="3" w16cid:durableId="47270998">
    <w:abstractNumId w:val="12"/>
  </w:num>
  <w:num w:numId="4" w16cid:durableId="139857601">
    <w:abstractNumId w:val="1"/>
  </w:num>
  <w:num w:numId="5" w16cid:durableId="1658459169">
    <w:abstractNumId w:val="4"/>
  </w:num>
  <w:num w:numId="6" w16cid:durableId="679351093">
    <w:abstractNumId w:val="9"/>
  </w:num>
  <w:num w:numId="7" w16cid:durableId="1521623738">
    <w:abstractNumId w:val="0"/>
  </w:num>
  <w:num w:numId="8" w16cid:durableId="1343362878">
    <w:abstractNumId w:val="11"/>
  </w:num>
  <w:num w:numId="9" w16cid:durableId="363797799">
    <w:abstractNumId w:val="5"/>
  </w:num>
  <w:num w:numId="10" w16cid:durableId="371417000">
    <w:abstractNumId w:val="13"/>
  </w:num>
  <w:num w:numId="11" w16cid:durableId="1750151133">
    <w:abstractNumId w:val="8"/>
  </w:num>
  <w:num w:numId="12" w16cid:durableId="2121684195">
    <w:abstractNumId w:val="2"/>
  </w:num>
  <w:num w:numId="13" w16cid:durableId="561059610">
    <w:abstractNumId w:val="3"/>
  </w:num>
  <w:num w:numId="14" w16cid:durableId="180846879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rson w15:author="Meir Oren">
    <w15:presenceInfo w15:providerId="AD" w15:userId="S::Meir.Oren@elbitsystems.com::8e303385-fcc0-4709-8aa1-c1bb604e82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4E9"/>
    <w:rsid w:val="000000D1"/>
    <w:rsid w:val="00003828"/>
    <w:rsid w:val="00005472"/>
    <w:rsid w:val="00011A67"/>
    <w:rsid w:val="000159CD"/>
    <w:rsid w:val="00017D2F"/>
    <w:rsid w:val="0002150B"/>
    <w:rsid w:val="00025B0D"/>
    <w:rsid w:val="00033BB6"/>
    <w:rsid w:val="000402AB"/>
    <w:rsid w:val="00045822"/>
    <w:rsid w:val="000463B0"/>
    <w:rsid w:val="00046805"/>
    <w:rsid w:val="00047351"/>
    <w:rsid w:val="0005046B"/>
    <w:rsid w:val="00050C52"/>
    <w:rsid w:val="00052CA9"/>
    <w:rsid w:val="00056460"/>
    <w:rsid w:val="00057937"/>
    <w:rsid w:val="000625AA"/>
    <w:rsid w:val="00066CA7"/>
    <w:rsid w:val="00072091"/>
    <w:rsid w:val="0008337A"/>
    <w:rsid w:val="00083DAA"/>
    <w:rsid w:val="00087780"/>
    <w:rsid w:val="00090510"/>
    <w:rsid w:val="00096C04"/>
    <w:rsid w:val="000A135D"/>
    <w:rsid w:val="000A2E24"/>
    <w:rsid w:val="000A6125"/>
    <w:rsid w:val="000A739C"/>
    <w:rsid w:val="000B315A"/>
    <w:rsid w:val="000D36AA"/>
    <w:rsid w:val="000F222B"/>
    <w:rsid w:val="000F43CD"/>
    <w:rsid w:val="000F4472"/>
    <w:rsid w:val="000F6B4F"/>
    <w:rsid w:val="001022AE"/>
    <w:rsid w:val="001027DF"/>
    <w:rsid w:val="00102A1A"/>
    <w:rsid w:val="0011110A"/>
    <w:rsid w:val="00111213"/>
    <w:rsid w:val="00114F29"/>
    <w:rsid w:val="00116DDF"/>
    <w:rsid w:val="00123AB9"/>
    <w:rsid w:val="0013193A"/>
    <w:rsid w:val="00132700"/>
    <w:rsid w:val="001328A0"/>
    <w:rsid w:val="00141F0E"/>
    <w:rsid w:val="00142750"/>
    <w:rsid w:val="00153E3A"/>
    <w:rsid w:val="00154481"/>
    <w:rsid w:val="00162EAA"/>
    <w:rsid w:val="00163B3E"/>
    <w:rsid w:val="00176787"/>
    <w:rsid w:val="00176C77"/>
    <w:rsid w:val="001801E2"/>
    <w:rsid w:val="00183F59"/>
    <w:rsid w:val="001A12FD"/>
    <w:rsid w:val="001A56F6"/>
    <w:rsid w:val="001B0F38"/>
    <w:rsid w:val="001B23C3"/>
    <w:rsid w:val="001B6141"/>
    <w:rsid w:val="001C477C"/>
    <w:rsid w:val="001C533E"/>
    <w:rsid w:val="001D08FE"/>
    <w:rsid w:val="001D0E93"/>
    <w:rsid w:val="001D126A"/>
    <w:rsid w:val="001D1A34"/>
    <w:rsid w:val="001D7791"/>
    <w:rsid w:val="001E1EFC"/>
    <w:rsid w:val="001E1F00"/>
    <w:rsid w:val="001F2BA8"/>
    <w:rsid w:val="00211993"/>
    <w:rsid w:val="00211CFB"/>
    <w:rsid w:val="00220E30"/>
    <w:rsid w:val="00220F0C"/>
    <w:rsid w:val="00232E29"/>
    <w:rsid w:val="00233A7D"/>
    <w:rsid w:val="00235642"/>
    <w:rsid w:val="0023634D"/>
    <w:rsid w:val="002375DD"/>
    <w:rsid w:val="00243E9A"/>
    <w:rsid w:val="00251F35"/>
    <w:rsid w:val="00255257"/>
    <w:rsid w:val="00264628"/>
    <w:rsid w:val="00274E9C"/>
    <w:rsid w:val="00280D93"/>
    <w:rsid w:val="00283245"/>
    <w:rsid w:val="002859FA"/>
    <w:rsid w:val="00287918"/>
    <w:rsid w:val="00287E2B"/>
    <w:rsid w:val="00291F0E"/>
    <w:rsid w:val="0029218B"/>
    <w:rsid w:val="00296078"/>
    <w:rsid w:val="00296616"/>
    <w:rsid w:val="002A2964"/>
    <w:rsid w:val="002B70A6"/>
    <w:rsid w:val="002C3928"/>
    <w:rsid w:val="002C3FE9"/>
    <w:rsid w:val="002C4628"/>
    <w:rsid w:val="002C5155"/>
    <w:rsid w:val="002C60E2"/>
    <w:rsid w:val="002C6187"/>
    <w:rsid w:val="002C6C3C"/>
    <w:rsid w:val="002C75C0"/>
    <w:rsid w:val="002C7657"/>
    <w:rsid w:val="002E262C"/>
    <w:rsid w:val="002E37CF"/>
    <w:rsid w:val="002E38A3"/>
    <w:rsid w:val="002F1A8D"/>
    <w:rsid w:val="002F2E49"/>
    <w:rsid w:val="002F3D21"/>
    <w:rsid w:val="003256A0"/>
    <w:rsid w:val="003454ED"/>
    <w:rsid w:val="003601F6"/>
    <w:rsid w:val="00361066"/>
    <w:rsid w:val="00364ABB"/>
    <w:rsid w:val="00365292"/>
    <w:rsid w:val="00366EFA"/>
    <w:rsid w:val="00372084"/>
    <w:rsid w:val="00380341"/>
    <w:rsid w:val="003857EF"/>
    <w:rsid w:val="0039554E"/>
    <w:rsid w:val="003A266C"/>
    <w:rsid w:val="003A3E66"/>
    <w:rsid w:val="003A4BC7"/>
    <w:rsid w:val="003A7F6E"/>
    <w:rsid w:val="003B0455"/>
    <w:rsid w:val="003B1629"/>
    <w:rsid w:val="003B4266"/>
    <w:rsid w:val="003B5BCB"/>
    <w:rsid w:val="003C61EE"/>
    <w:rsid w:val="003D0047"/>
    <w:rsid w:val="003D42E0"/>
    <w:rsid w:val="003D6351"/>
    <w:rsid w:val="003E775A"/>
    <w:rsid w:val="00400552"/>
    <w:rsid w:val="00400E97"/>
    <w:rsid w:val="00417869"/>
    <w:rsid w:val="004253DC"/>
    <w:rsid w:val="00430D7B"/>
    <w:rsid w:val="004327A1"/>
    <w:rsid w:val="0043306E"/>
    <w:rsid w:val="004439FB"/>
    <w:rsid w:val="004444E9"/>
    <w:rsid w:val="004602F6"/>
    <w:rsid w:val="00462D93"/>
    <w:rsid w:val="0047669B"/>
    <w:rsid w:val="00476750"/>
    <w:rsid w:val="0048009E"/>
    <w:rsid w:val="004821B8"/>
    <w:rsid w:val="00483CFA"/>
    <w:rsid w:val="0049105C"/>
    <w:rsid w:val="00492719"/>
    <w:rsid w:val="004A1C93"/>
    <w:rsid w:val="004A227B"/>
    <w:rsid w:val="004A5366"/>
    <w:rsid w:val="004B1CF8"/>
    <w:rsid w:val="004B785D"/>
    <w:rsid w:val="004C562B"/>
    <w:rsid w:val="004C5D3A"/>
    <w:rsid w:val="004D0023"/>
    <w:rsid w:val="004D21C6"/>
    <w:rsid w:val="004D2A02"/>
    <w:rsid w:val="004D306D"/>
    <w:rsid w:val="004E5154"/>
    <w:rsid w:val="004E566C"/>
    <w:rsid w:val="004E69B1"/>
    <w:rsid w:val="004E6DED"/>
    <w:rsid w:val="00503A85"/>
    <w:rsid w:val="00506171"/>
    <w:rsid w:val="005100AF"/>
    <w:rsid w:val="00514E46"/>
    <w:rsid w:val="00525F76"/>
    <w:rsid w:val="005347FC"/>
    <w:rsid w:val="00546551"/>
    <w:rsid w:val="00557408"/>
    <w:rsid w:val="005658B1"/>
    <w:rsid w:val="0056702E"/>
    <w:rsid w:val="00571D80"/>
    <w:rsid w:val="00574E7A"/>
    <w:rsid w:val="00582DF1"/>
    <w:rsid w:val="0058521C"/>
    <w:rsid w:val="00586ABC"/>
    <w:rsid w:val="0059101B"/>
    <w:rsid w:val="005951C6"/>
    <w:rsid w:val="00597516"/>
    <w:rsid w:val="005A2709"/>
    <w:rsid w:val="005A3671"/>
    <w:rsid w:val="005A414D"/>
    <w:rsid w:val="005C2EFB"/>
    <w:rsid w:val="005E645B"/>
    <w:rsid w:val="005F013B"/>
    <w:rsid w:val="005F111C"/>
    <w:rsid w:val="005F4640"/>
    <w:rsid w:val="0060179E"/>
    <w:rsid w:val="006151B2"/>
    <w:rsid w:val="00615E29"/>
    <w:rsid w:val="00617747"/>
    <w:rsid w:val="00622A44"/>
    <w:rsid w:val="00623539"/>
    <w:rsid w:val="006242B0"/>
    <w:rsid w:val="00624365"/>
    <w:rsid w:val="00640BAB"/>
    <w:rsid w:val="006425FE"/>
    <w:rsid w:val="0064325B"/>
    <w:rsid w:val="00646DB1"/>
    <w:rsid w:val="00650826"/>
    <w:rsid w:val="0065589B"/>
    <w:rsid w:val="00660200"/>
    <w:rsid w:val="006631D6"/>
    <w:rsid w:val="006721DA"/>
    <w:rsid w:val="00694B37"/>
    <w:rsid w:val="00695E79"/>
    <w:rsid w:val="006A293B"/>
    <w:rsid w:val="006A60AC"/>
    <w:rsid w:val="006B2D3A"/>
    <w:rsid w:val="006C32D8"/>
    <w:rsid w:val="006E213B"/>
    <w:rsid w:val="006E221B"/>
    <w:rsid w:val="006E37DF"/>
    <w:rsid w:val="006F215C"/>
    <w:rsid w:val="006F376D"/>
    <w:rsid w:val="00701E01"/>
    <w:rsid w:val="00702F54"/>
    <w:rsid w:val="00703C71"/>
    <w:rsid w:val="00706393"/>
    <w:rsid w:val="0071242E"/>
    <w:rsid w:val="00715B8B"/>
    <w:rsid w:val="0073110C"/>
    <w:rsid w:val="007328B4"/>
    <w:rsid w:val="00735DAC"/>
    <w:rsid w:val="007437DD"/>
    <w:rsid w:val="00746B15"/>
    <w:rsid w:val="00747327"/>
    <w:rsid w:val="00750C68"/>
    <w:rsid w:val="00755071"/>
    <w:rsid w:val="00765C68"/>
    <w:rsid w:val="00766284"/>
    <w:rsid w:val="00770E78"/>
    <w:rsid w:val="007742A6"/>
    <w:rsid w:val="00781748"/>
    <w:rsid w:val="0078477B"/>
    <w:rsid w:val="007860F9"/>
    <w:rsid w:val="00793C40"/>
    <w:rsid w:val="00797CC3"/>
    <w:rsid w:val="00797D87"/>
    <w:rsid w:val="007A0B23"/>
    <w:rsid w:val="007A40A5"/>
    <w:rsid w:val="007B18A5"/>
    <w:rsid w:val="007B6C5B"/>
    <w:rsid w:val="007D1076"/>
    <w:rsid w:val="007D4D92"/>
    <w:rsid w:val="007D537F"/>
    <w:rsid w:val="007D7E03"/>
    <w:rsid w:val="007E1498"/>
    <w:rsid w:val="007E1753"/>
    <w:rsid w:val="007E293F"/>
    <w:rsid w:val="007E7C85"/>
    <w:rsid w:val="007F1454"/>
    <w:rsid w:val="00800FB2"/>
    <w:rsid w:val="00804854"/>
    <w:rsid w:val="0080658A"/>
    <w:rsid w:val="0081529D"/>
    <w:rsid w:val="008161F8"/>
    <w:rsid w:val="0082050B"/>
    <w:rsid w:val="008220E0"/>
    <w:rsid w:val="00844145"/>
    <w:rsid w:val="00845095"/>
    <w:rsid w:val="00850B0E"/>
    <w:rsid w:val="008550EF"/>
    <w:rsid w:val="00865B89"/>
    <w:rsid w:val="00867183"/>
    <w:rsid w:val="008672FA"/>
    <w:rsid w:val="00867752"/>
    <w:rsid w:val="0088007B"/>
    <w:rsid w:val="00881424"/>
    <w:rsid w:val="00882C2F"/>
    <w:rsid w:val="008A02C6"/>
    <w:rsid w:val="008A42BF"/>
    <w:rsid w:val="008A4D52"/>
    <w:rsid w:val="008A7BAF"/>
    <w:rsid w:val="008B1195"/>
    <w:rsid w:val="008B4652"/>
    <w:rsid w:val="008C0BC4"/>
    <w:rsid w:val="008C6474"/>
    <w:rsid w:val="008D3D4F"/>
    <w:rsid w:val="008D5401"/>
    <w:rsid w:val="008E1A82"/>
    <w:rsid w:val="008E454C"/>
    <w:rsid w:val="008E7D4D"/>
    <w:rsid w:val="008F221C"/>
    <w:rsid w:val="008F2C3C"/>
    <w:rsid w:val="008F5238"/>
    <w:rsid w:val="008F616A"/>
    <w:rsid w:val="00900790"/>
    <w:rsid w:val="00903694"/>
    <w:rsid w:val="00904C64"/>
    <w:rsid w:val="009065DF"/>
    <w:rsid w:val="00916DF9"/>
    <w:rsid w:val="00940E8C"/>
    <w:rsid w:val="00941EBF"/>
    <w:rsid w:val="00946BF0"/>
    <w:rsid w:val="00947B18"/>
    <w:rsid w:val="0095128F"/>
    <w:rsid w:val="009532BF"/>
    <w:rsid w:val="00970384"/>
    <w:rsid w:val="00977294"/>
    <w:rsid w:val="00986F30"/>
    <w:rsid w:val="00987D13"/>
    <w:rsid w:val="009A0520"/>
    <w:rsid w:val="009A4F81"/>
    <w:rsid w:val="009A6EB9"/>
    <w:rsid w:val="009B26B2"/>
    <w:rsid w:val="009B4A84"/>
    <w:rsid w:val="009C1770"/>
    <w:rsid w:val="009C7D0A"/>
    <w:rsid w:val="009C7EA6"/>
    <w:rsid w:val="009D1BDE"/>
    <w:rsid w:val="009E5414"/>
    <w:rsid w:val="009E6BAE"/>
    <w:rsid w:val="009F440C"/>
    <w:rsid w:val="009F5A65"/>
    <w:rsid w:val="009F5F2C"/>
    <w:rsid w:val="00A0241F"/>
    <w:rsid w:val="00A025AB"/>
    <w:rsid w:val="00A10C63"/>
    <w:rsid w:val="00A22DDF"/>
    <w:rsid w:val="00A30A2C"/>
    <w:rsid w:val="00A32B5D"/>
    <w:rsid w:val="00A32C1A"/>
    <w:rsid w:val="00A33CBE"/>
    <w:rsid w:val="00A431FF"/>
    <w:rsid w:val="00A50455"/>
    <w:rsid w:val="00A73F75"/>
    <w:rsid w:val="00A74779"/>
    <w:rsid w:val="00AA06A5"/>
    <w:rsid w:val="00AA3C22"/>
    <w:rsid w:val="00AA6E78"/>
    <w:rsid w:val="00AB1EDE"/>
    <w:rsid w:val="00AC1984"/>
    <w:rsid w:val="00AC44B9"/>
    <w:rsid w:val="00AD2AC4"/>
    <w:rsid w:val="00AD79B6"/>
    <w:rsid w:val="00AE4DD9"/>
    <w:rsid w:val="00AF1AF3"/>
    <w:rsid w:val="00AF380B"/>
    <w:rsid w:val="00AF4C58"/>
    <w:rsid w:val="00AF714F"/>
    <w:rsid w:val="00B025C1"/>
    <w:rsid w:val="00B02F16"/>
    <w:rsid w:val="00B044E4"/>
    <w:rsid w:val="00B04881"/>
    <w:rsid w:val="00B0665E"/>
    <w:rsid w:val="00B07DD2"/>
    <w:rsid w:val="00B17232"/>
    <w:rsid w:val="00B17581"/>
    <w:rsid w:val="00B241A1"/>
    <w:rsid w:val="00B26C76"/>
    <w:rsid w:val="00B312FE"/>
    <w:rsid w:val="00B42E87"/>
    <w:rsid w:val="00B47546"/>
    <w:rsid w:val="00B51833"/>
    <w:rsid w:val="00B526C4"/>
    <w:rsid w:val="00B5333E"/>
    <w:rsid w:val="00B657F1"/>
    <w:rsid w:val="00B66C58"/>
    <w:rsid w:val="00B66D55"/>
    <w:rsid w:val="00B702E3"/>
    <w:rsid w:val="00B81A61"/>
    <w:rsid w:val="00BA3A98"/>
    <w:rsid w:val="00BB38EA"/>
    <w:rsid w:val="00BC242D"/>
    <w:rsid w:val="00BC7A3D"/>
    <w:rsid w:val="00BD4BBF"/>
    <w:rsid w:val="00BE101C"/>
    <w:rsid w:val="00BF726A"/>
    <w:rsid w:val="00C023FA"/>
    <w:rsid w:val="00C078B2"/>
    <w:rsid w:val="00C100A3"/>
    <w:rsid w:val="00C16CF3"/>
    <w:rsid w:val="00C17B85"/>
    <w:rsid w:val="00C2001F"/>
    <w:rsid w:val="00C2752B"/>
    <w:rsid w:val="00C350D2"/>
    <w:rsid w:val="00C444C8"/>
    <w:rsid w:val="00C51267"/>
    <w:rsid w:val="00C53818"/>
    <w:rsid w:val="00C658F1"/>
    <w:rsid w:val="00C716D4"/>
    <w:rsid w:val="00C71EAD"/>
    <w:rsid w:val="00C74ACE"/>
    <w:rsid w:val="00C75F9E"/>
    <w:rsid w:val="00C763F1"/>
    <w:rsid w:val="00C83F49"/>
    <w:rsid w:val="00C86830"/>
    <w:rsid w:val="00C91B42"/>
    <w:rsid w:val="00CA19ED"/>
    <w:rsid w:val="00CA26D0"/>
    <w:rsid w:val="00CB1D8F"/>
    <w:rsid w:val="00CC5F0D"/>
    <w:rsid w:val="00CC68AD"/>
    <w:rsid w:val="00CC6DDD"/>
    <w:rsid w:val="00CD602D"/>
    <w:rsid w:val="00CD7C7F"/>
    <w:rsid w:val="00CE07AB"/>
    <w:rsid w:val="00CE4ED2"/>
    <w:rsid w:val="00CF1500"/>
    <w:rsid w:val="00D04C07"/>
    <w:rsid w:val="00D056AB"/>
    <w:rsid w:val="00D10283"/>
    <w:rsid w:val="00D10E11"/>
    <w:rsid w:val="00D20300"/>
    <w:rsid w:val="00D21647"/>
    <w:rsid w:val="00D23B38"/>
    <w:rsid w:val="00D24661"/>
    <w:rsid w:val="00D24ACE"/>
    <w:rsid w:val="00D351AF"/>
    <w:rsid w:val="00D4064A"/>
    <w:rsid w:val="00D448FD"/>
    <w:rsid w:val="00D4539A"/>
    <w:rsid w:val="00D45AE4"/>
    <w:rsid w:val="00D51C3D"/>
    <w:rsid w:val="00D56799"/>
    <w:rsid w:val="00D601EF"/>
    <w:rsid w:val="00D63F8B"/>
    <w:rsid w:val="00D66578"/>
    <w:rsid w:val="00D72C69"/>
    <w:rsid w:val="00D74AE3"/>
    <w:rsid w:val="00D952C0"/>
    <w:rsid w:val="00D953E1"/>
    <w:rsid w:val="00D974CE"/>
    <w:rsid w:val="00DA0947"/>
    <w:rsid w:val="00DA4440"/>
    <w:rsid w:val="00DA733F"/>
    <w:rsid w:val="00DB2125"/>
    <w:rsid w:val="00DC598B"/>
    <w:rsid w:val="00DD2BCC"/>
    <w:rsid w:val="00DE5524"/>
    <w:rsid w:val="00DE71EC"/>
    <w:rsid w:val="00DF418D"/>
    <w:rsid w:val="00DF5A65"/>
    <w:rsid w:val="00E13D2B"/>
    <w:rsid w:val="00E320A6"/>
    <w:rsid w:val="00E331D4"/>
    <w:rsid w:val="00E41A01"/>
    <w:rsid w:val="00E43204"/>
    <w:rsid w:val="00E44A40"/>
    <w:rsid w:val="00E5297D"/>
    <w:rsid w:val="00E5517F"/>
    <w:rsid w:val="00E64D87"/>
    <w:rsid w:val="00E673E3"/>
    <w:rsid w:val="00E70D25"/>
    <w:rsid w:val="00E70E13"/>
    <w:rsid w:val="00E81FB8"/>
    <w:rsid w:val="00E82295"/>
    <w:rsid w:val="00E92E96"/>
    <w:rsid w:val="00E93ECE"/>
    <w:rsid w:val="00EB5A94"/>
    <w:rsid w:val="00EB76C5"/>
    <w:rsid w:val="00EB78ED"/>
    <w:rsid w:val="00EB7967"/>
    <w:rsid w:val="00EC3571"/>
    <w:rsid w:val="00EC6404"/>
    <w:rsid w:val="00ED0A93"/>
    <w:rsid w:val="00ED5D6B"/>
    <w:rsid w:val="00ED6AC8"/>
    <w:rsid w:val="00EE10FC"/>
    <w:rsid w:val="00EF0254"/>
    <w:rsid w:val="00EF64A5"/>
    <w:rsid w:val="00F00878"/>
    <w:rsid w:val="00F0597C"/>
    <w:rsid w:val="00F11546"/>
    <w:rsid w:val="00F17A24"/>
    <w:rsid w:val="00F201AD"/>
    <w:rsid w:val="00F25353"/>
    <w:rsid w:val="00F2540E"/>
    <w:rsid w:val="00F25EAD"/>
    <w:rsid w:val="00F316C0"/>
    <w:rsid w:val="00F323A4"/>
    <w:rsid w:val="00F361CA"/>
    <w:rsid w:val="00F36D5F"/>
    <w:rsid w:val="00F402CC"/>
    <w:rsid w:val="00F4168E"/>
    <w:rsid w:val="00F43C9C"/>
    <w:rsid w:val="00F444FD"/>
    <w:rsid w:val="00F52327"/>
    <w:rsid w:val="00F75B38"/>
    <w:rsid w:val="00F81DC2"/>
    <w:rsid w:val="00F83DE7"/>
    <w:rsid w:val="00F84522"/>
    <w:rsid w:val="00F8459F"/>
    <w:rsid w:val="00F924AE"/>
    <w:rsid w:val="00FA2D7D"/>
    <w:rsid w:val="00FA50C1"/>
    <w:rsid w:val="00FB236E"/>
    <w:rsid w:val="00FB7B99"/>
    <w:rsid w:val="00FD0E00"/>
    <w:rsid w:val="00FD5010"/>
    <w:rsid w:val="00FD7048"/>
    <w:rsid w:val="00FF514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C0E2101"/>
  <w15:chartTrackingRefBased/>
  <w15:docId w15:val="{8AB8C24D-B692-4EDB-BA07-E21101063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6B2"/>
    <w:pPr>
      <w:keepLines/>
      <w:bidi/>
      <w:spacing w:after="0" w:line="240" w:lineRule="auto"/>
      <w:jc w:val="both"/>
    </w:pPr>
    <w:rPr>
      <w:rFonts w:ascii="Times New Roman" w:eastAsia="Times New Roman" w:hAnsi="Times New Roman" w:cs="David"/>
      <w:sz w:val="24"/>
      <w:szCs w:val="24"/>
    </w:rPr>
  </w:style>
  <w:style w:type="paragraph" w:styleId="Heading1">
    <w:name w:val="heading 1"/>
    <w:basedOn w:val="Normal"/>
    <w:next w:val="Normal"/>
    <w:link w:val="Heading1Char"/>
    <w:qFormat/>
    <w:rsid w:val="00111213"/>
    <w:pPr>
      <w:keepNext/>
      <w:keepLines w:val="0"/>
      <w:jc w:val="center"/>
      <w:outlineLvl w:val="0"/>
    </w:pPr>
    <w:rPr>
      <w:b/>
      <w:bCs/>
      <w:sz w:val="20"/>
      <w:szCs w:val="28"/>
      <w:u w:val="single"/>
    </w:rPr>
  </w:style>
  <w:style w:type="paragraph" w:styleId="Heading3">
    <w:name w:val="heading 3"/>
    <w:basedOn w:val="Normal"/>
    <w:next w:val="Normal"/>
    <w:link w:val="Heading3Char"/>
    <w:uiPriority w:val="9"/>
    <w:semiHidden/>
    <w:unhideWhenUsed/>
    <w:qFormat/>
    <w:rsid w:val="00B51833"/>
    <w:pPr>
      <w:keepNext/>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E">
    <w:name w:val="NormalE"/>
    <w:basedOn w:val="Normal"/>
    <w:rsid w:val="004444E9"/>
    <w:pPr>
      <w:bidi w:val="0"/>
      <w:jc w:val="right"/>
    </w:pPr>
  </w:style>
  <w:style w:type="paragraph" w:styleId="Header">
    <w:name w:val="header"/>
    <w:basedOn w:val="Normal"/>
    <w:link w:val="HeaderChar"/>
    <w:rsid w:val="004444E9"/>
    <w:pPr>
      <w:tabs>
        <w:tab w:val="center" w:pos="4153"/>
        <w:tab w:val="right" w:pos="8306"/>
      </w:tabs>
    </w:pPr>
  </w:style>
  <w:style w:type="character" w:customStyle="1" w:styleId="HeaderChar">
    <w:name w:val="Header Char"/>
    <w:basedOn w:val="DefaultParagraphFont"/>
    <w:link w:val="Header"/>
    <w:rsid w:val="004444E9"/>
    <w:rPr>
      <w:rFonts w:ascii="Times New Roman" w:eastAsia="Times New Roman" w:hAnsi="Times New Roman" w:cs="David"/>
      <w:sz w:val="24"/>
      <w:szCs w:val="24"/>
    </w:rPr>
  </w:style>
  <w:style w:type="character" w:styleId="PageNumber">
    <w:name w:val="page number"/>
    <w:basedOn w:val="DefaultParagraphFont"/>
    <w:rsid w:val="004444E9"/>
  </w:style>
  <w:style w:type="paragraph" w:styleId="Footer">
    <w:name w:val="footer"/>
    <w:basedOn w:val="Normal"/>
    <w:link w:val="FooterChar"/>
    <w:uiPriority w:val="99"/>
    <w:unhideWhenUsed/>
    <w:rsid w:val="004444E9"/>
    <w:pPr>
      <w:tabs>
        <w:tab w:val="center" w:pos="4153"/>
        <w:tab w:val="right" w:pos="8306"/>
      </w:tabs>
    </w:pPr>
  </w:style>
  <w:style w:type="character" w:customStyle="1" w:styleId="FooterChar">
    <w:name w:val="Footer Char"/>
    <w:basedOn w:val="DefaultParagraphFont"/>
    <w:link w:val="Footer"/>
    <w:uiPriority w:val="99"/>
    <w:rsid w:val="004444E9"/>
    <w:rPr>
      <w:rFonts w:ascii="Times New Roman" w:eastAsia="Times New Roman" w:hAnsi="Times New Roman" w:cs="David"/>
      <w:sz w:val="24"/>
      <w:szCs w:val="24"/>
    </w:rPr>
  </w:style>
  <w:style w:type="paragraph" w:styleId="ListParagraph">
    <w:name w:val="List Paragraph"/>
    <w:basedOn w:val="Normal"/>
    <w:uiPriority w:val="34"/>
    <w:qFormat/>
    <w:rsid w:val="00111213"/>
    <w:pPr>
      <w:ind w:left="720"/>
      <w:contextualSpacing/>
    </w:pPr>
  </w:style>
  <w:style w:type="character" w:customStyle="1" w:styleId="Heading1Char">
    <w:name w:val="Heading 1 Char"/>
    <w:basedOn w:val="DefaultParagraphFont"/>
    <w:link w:val="Heading1"/>
    <w:rsid w:val="00111213"/>
    <w:rPr>
      <w:rFonts w:ascii="Times New Roman" w:eastAsia="Times New Roman" w:hAnsi="Times New Roman" w:cs="David"/>
      <w:b/>
      <w:bCs/>
      <w:sz w:val="20"/>
      <w:szCs w:val="28"/>
      <w:u w:val="single"/>
    </w:rPr>
  </w:style>
  <w:style w:type="paragraph" w:styleId="Revision">
    <w:name w:val="Revision"/>
    <w:hidden/>
    <w:uiPriority w:val="99"/>
    <w:semiHidden/>
    <w:rsid w:val="001C533E"/>
    <w:pPr>
      <w:spacing w:after="0" w:line="240" w:lineRule="auto"/>
    </w:pPr>
    <w:rPr>
      <w:rFonts w:ascii="Times New Roman" w:eastAsia="Times New Roman" w:hAnsi="Times New Roman" w:cs="David"/>
      <w:sz w:val="24"/>
      <w:szCs w:val="24"/>
    </w:rPr>
  </w:style>
  <w:style w:type="paragraph" w:styleId="NormalWeb">
    <w:name w:val="Normal (Web)"/>
    <w:basedOn w:val="Normal"/>
    <w:uiPriority w:val="99"/>
    <w:unhideWhenUsed/>
    <w:rsid w:val="001C533E"/>
    <w:pPr>
      <w:keepLines w:val="0"/>
      <w:bidi w:val="0"/>
      <w:spacing w:before="100" w:beforeAutospacing="1" w:after="100" w:afterAutospacing="1"/>
      <w:jc w:val="left"/>
    </w:pPr>
    <w:rPr>
      <w:rFonts w:cs="Times New Roman"/>
      <w:lang w:eastAsia="zh-CN" w:bidi="ar-SA"/>
    </w:rPr>
  </w:style>
  <w:style w:type="character" w:styleId="Strong">
    <w:name w:val="Strong"/>
    <w:basedOn w:val="DefaultParagraphFont"/>
    <w:uiPriority w:val="22"/>
    <w:qFormat/>
    <w:rsid w:val="007E293F"/>
    <w:rPr>
      <w:b/>
      <w:bCs/>
    </w:rPr>
  </w:style>
  <w:style w:type="character" w:customStyle="1" w:styleId="Heading3Char">
    <w:name w:val="Heading 3 Char"/>
    <w:basedOn w:val="DefaultParagraphFont"/>
    <w:link w:val="Heading3"/>
    <w:uiPriority w:val="9"/>
    <w:semiHidden/>
    <w:rsid w:val="00B51833"/>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280D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281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5c9fdd0-472c-4dfa-877b-659239c8d3f3">
      <Terms xmlns="http://schemas.microsoft.com/office/infopath/2007/PartnerControls"/>
    </lcf76f155ced4ddcb4097134ff3c332f>
    <TaxCatchAll xmlns="29839a6b-18ce-4918-aec6-0b5ac4120fd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5F9ADE32873DE469DEBF28C43DEDDBF" ma:contentTypeVersion="15" ma:contentTypeDescription="Create a new document." ma:contentTypeScope="" ma:versionID="e0394b884a49026ed1828fffee53f20e">
  <xsd:schema xmlns:xsd="http://www.w3.org/2001/XMLSchema" xmlns:xs="http://www.w3.org/2001/XMLSchema" xmlns:p="http://schemas.microsoft.com/office/2006/metadata/properties" xmlns:ns2="45c9fdd0-472c-4dfa-877b-659239c8d3f3" xmlns:ns3="29839a6b-18ce-4918-aec6-0b5ac4120fd5" targetNamespace="http://schemas.microsoft.com/office/2006/metadata/properties" ma:root="true" ma:fieldsID="cd8122b3198ff32d73c6ae0161887fad" ns2:_="" ns3:_="">
    <xsd:import namespace="45c9fdd0-472c-4dfa-877b-659239c8d3f3"/>
    <xsd:import namespace="29839a6b-18ce-4918-aec6-0b5ac4120fd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9fdd0-472c-4dfa-877b-659239c8d3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e60b557-3db3-41a3-9024-e3d4bb56142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9839a6b-18ce-4918-aec6-0b5ac4120fd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7c6fa81-a84b-46d7-b048-77fba3c845c5}" ma:internalName="TaxCatchAll" ma:showField="CatchAllData" ma:web="29839a6b-18ce-4918-aec6-0b5ac4120f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D2D8EF-B3FD-43CD-B384-10FD099C8F30}">
  <ds:schemaRefs>
    <ds:schemaRef ds:uri="http://schemas.openxmlformats.org/officeDocument/2006/bibliography"/>
  </ds:schemaRefs>
</ds:datastoreItem>
</file>

<file path=customXml/itemProps2.xml><?xml version="1.0" encoding="utf-8"?>
<ds:datastoreItem xmlns:ds="http://schemas.openxmlformats.org/officeDocument/2006/customXml" ds:itemID="{632F9D0D-4DC4-41CA-BEC1-BD7E8976A64C}">
  <ds:schemaRefs>
    <ds:schemaRef ds:uri="http://schemas.microsoft.com/office/2006/metadata/properties"/>
    <ds:schemaRef ds:uri="http://schemas.microsoft.com/office/infopath/2007/PartnerControls"/>
    <ds:schemaRef ds:uri="45c9fdd0-472c-4dfa-877b-659239c8d3f3"/>
    <ds:schemaRef ds:uri="29839a6b-18ce-4918-aec6-0b5ac4120fd5"/>
  </ds:schemaRefs>
</ds:datastoreItem>
</file>

<file path=customXml/itemProps3.xml><?xml version="1.0" encoding="utf-8"?>
<ds:datastoreItem xmlns:ds="http://schemas.openxmlformats.org/officeDocument/2006/customXml" ds:itemID="{05596300-10DE-49D8-86C1-18E99711B703}">
  <ds:schemaRefs>
    <ds:schemaRef ds:uri="http://schemas.microsoft.com/sharepoint/v3/contenttype/forms"/>
  </ds:schemaRefs>
</ds:datastoreItem>
</file>

<file path=customXml/itemProps4.xml><?xml version="1.0" encoding="utf-8"?>
<ds:datastoreItem xmlns:ds="http://schemas.openxmlformats.org/officeDocument/2006/customXml" ds:itemID="{5173F2AE-9A61-46C4-9A53-8065BECFB9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c9fdd0-472c-4dfa-877b-659239c8d3f3"/>
    <ds:schemaRef ds:uri="29839a6b-18ce-4918-aec6-0b5ac4120f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cf5f2d6-3274-46a1-b6c8-b3b38d0e2674}" enabled="1" method="Standard" siteId="{23ce2f4f-ed18-467a-9914-ff21a13bb3ae}" removed="0"/>
</clbl:labelList>
</file>

<file path=docProps/app.xml><?xml version="1.0" encoding="utf-8"?>
<Properties xmlns="http://schemas.openxmlformats.org/officeDocument/2006/extended-properties" xmlns:vt="http://schemas.openxmlformats.org/officeDocument/2006/docPropsVTypes">
  <Template>Normal.dotm</Template>
  <TotalTime>608</TotalTime>
  <Pages>12</Pages>
  <Words>4738</Words>
  <Characters>22178</Characters>
  <Application>Microsoft Office Word</Application>
  <DocSecurity>0</DocSecurity>
  <Lines>599</Lines>
  <Paragraphs>190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Yaacov Haggiag, Adv</dc:creator>
  <cp:keywords/>
  <dc:description/>
  <cp:lastModifiedBy>Meir Oren</cp:lastModifiedBy>
  <cp:revision>120</cp:revision>
  <dcterms:created xsi:type="dcterms:W3CDTF">2026-02-11T18:21:00Z</dcterms:created>
  <dcterms:modified xsi:type="dcterms:W3CDTF">2026-02-12T20:04:00Z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0x01010075F9ADE32873DE469DEBF28C43DEDDBF</vt:lpwstr>
  </property>
</Properties>
</file>